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65F1" w:rsidRPr="00151099" w:rsidRDefault="00CF65F1" w:rsidP="006E7E43">
      <w:pPr>
        <w:pStyle w:val="Heading1"/>
        <w:spacing w:before="176"/>
        <w:ind w:left="-142" w:right="-142"/>
        <w:jc w:val="center"/>
        <w:rPr>
          <w:sz w:val="32"/>
          <w:szCs w:val="32"/>
        </w:rPr>
      </w:pPr>
      <w:r w:rsidRPr="00151099">
        <w:rPr>
          <w:sz w:val="32"/>
          <w:szCs w:val="32"/>
        </w:rPr>
        <w:t>PONDICHERRY</w:t>
      </w:r>
      <w:r w:rsidRPr="00151099">
        <w:rPr>
          <w:spacing w:val="-3"/>
          <w:sz w:val="32"/>
          <w:szCs w:val="32"/>
        </w:rPr>
        <w:t xml:space="preserve"> </w:t>
      </w:r>
      <w:r w:rsidRPr="00151099">
        <w:rPr>
          <w:spacing w:val="-2"/>
          <w:sz w:val="32"/>
          <w:szCs w:val="32"/>
        </w:rPr>
        <w:t>UNIVERSITY</w:t>
      </w:r>
    </w:p>
    <w:p w:rsidR="00CF65F1" w:rsidRPr="00151099" w:rsidRDefault="00CF65F1" w:rsidP="006E7E43">
      <w:pPr>
        <w:spacing w:before="262"/>
        <w:ind w:left="-142" w:right="-142"/>
        <w:jc w:val="center"/>
        <w:rPr>
          <w:b/>
          <w:sz w:val="32"/>
          <w:szCs w:val="32"/>
        </w:rPr>
      </w:pPr>
      <w:r w:rsidRPr="00151099">
        <w:rPr>
          <w:b/>
          <w:sz w:val="32"/>
          <w:szCs w:val="32"/>
        </w:rPr>
        <w:t>(A</w:t>
      </w:r>
      <w:r w:rsidRPr="00151099">
        <w:rPr>
          <w:b/>
          <w:spacing w:val="-9"/>
          <w:sz w:val="32"/>
          <w:szCs w:val="32"/>
        </w:rPr>
        <w:t xml:space="preserve"> </w:t>
      </w:r>
      <w:r w:rsidRPr="00151099">
        <w:rPr>
          <w:b/>
          <w:sz w:val="32"/>
          <w:szCs w:val="32"/>
        </w:rPr>
        <w:t>Central</w:t>
      </w:r>
      <w:r w:rsidRPr="00151099">
        <w:rPr>
          <w:b/>
          <w:spacing w:val="-5"/>
          <w:sz w:val="32"/>
          <w:szCs w:val="32"/>
        </w:rPr>
        <w:t xml:space="preserve"> </w:t>
      </w:r>
      <w:r w:rsidRPr="00151099">
        <w:rPr>
          <w:b/>
          <w:spacing w:val="-2"/>
          <w:sz w:val="32"/>
          <w:szCs w:val="32"/>
        </w:rPr>
        <w:t>University)</w:t>
      </w:r>
    </w:p>
    <w:p w:rsidR="00CF65F1" w:rsidRDefault="006E7E43" w:rsidP="006E7E43">
      <w:pPr>
        <w:pStyle w:val="BodyText"/>
        <w:spacing w:before="185"/>
        <w:ind w:right="-142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251689984" behindDoc="1" locked="0" layoutInCell="1" allowOverlap="1">
            <wp:simplePos x="0" y="0"/>
            <wp:positionH relativeFrom="page">
              <wp:posOffset>2470451</wp:posOffset>
            </wp:positionH>
            <wp:positionV relativeFrom="paragraph">
              <wp:posOffset>278765</wp:posOffset>
            </wp:positionV>
            <wp:extent cx="2626510" cy="2636043"/>
            <wp:effectExtent l="0" t="0" r="0" b="0"/>
            <wp:wrapTopAndBottom/>
            <wp:docPr id="2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6510" cy="2636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F65F1" w:rsidRDefault="00CF65F1">
      <w:pPr>
        <w:pStyle w:val="BodyText"/>
        <w:rPr>
          <w:b/>
          <w:sz w:val="32"/>
        </w:rPr>
      </w:pPr>
    </w:p>
    <w:p w:rsidR="00CF65F1" w:rsidRDefault="00CF65F1" w:rsidP="006E7E43">
      <w:pPr>
        <w:pStyle w:val="BodyText"/>
        <w:spacing w:after="240" w:line="357" w:lineRule="auto"/>
        <w:ind w:left="360"/>
        <w:rPr>
          <w:b/>
          <w:sz w:val="32"/>
        </w:rPr>
      </w:pPr>
    </w:p>
    <w:p w:rsidR="006E7E43" w:rsidRPr="006E7E43" w:rsidRDefault="006E7E43" w:rsidP="00151099">
      <w:pPr>
        <w:pStyle w:val="Heading2"/>
        <w:keepNext w:val="0"/>
        <w:keepLines w:val="0"/>
        <w:spacing w:before="0" w:line="408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006E7E4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SCHOOL OF ENGINEERING AND TECHNOLOGY</w:t>
      </w:r>
    </w:p>
    <w:p w:rsidR="006E7E43" w:rsidRPr="006E7E43" w:rsidRDefault="006E7E43" w:rsidP="00151099">
      <w:pPr>
        <w:pStyle w:val="Heading2"/>
        <w:keepNext w:val="0"/>
        <w:keepLines w:val="0"/>
        <w:spacing w:before="0" w:line="408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006E7E4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DEPARTMENT OF COMPUTER SCIENCE</w:t>
      </w:r>
    </w:p>
    <w:p w:rsidR="006E7E43" w:rsidRDefault="006E7E43" w:rsidP="00151099">
      <w:pPr>
        <w:spacing w:line="362" w:lineRule="exact"/>
        <w:ind w:left="4"/>
        <w:jc w:val="center"/>
        <w:rPr>
          <w:b/>
          <w:sz w:val="32"/>
        </w:rPr>
      </w:pPr>
      <w:r w:rsidRPr="006E7E43">
        <w:rPr>
          <w:b/>
          <w:sz w:val="32"/>
        </w:rPr>
        <w:t>Master of Computer Science (Data Analytics)</w:t>
      </w:r>
    </w:p>
    <w:p w:rsidR="006E7E43" w:rsidRDefault="006E7E43" w:rsidP="006E7E43">
      <w:pPr>
        <w:spacing w:line="362" w:lineRule="exact"/>
        <w:ind w:left="4" w:right="854"/>
        <w:jc w:val="center"/>
        <w:rPr>
          <w:b/>
          <w:sz w:val="32"/>
        </w:rPr>
      </w:pPr>
    </w:p>
    <w:p w:rsidR="006E7E43" w:rsidRDefault="006E7E43" w:rsidP="006E7E43">
      <w:pPr>
        <w:spacing w:line="362" w:lineRule="exact"/>
        <w:ind w:left="4" w:right="854"/>
        <w:jc w:val="center"/>
        <w:rPr>
          <w:b/>
          <w:sz w:val="32"/>
        </w:rPr>
      </w:pPr>
    </w:p>
    <w:p w:rsidR="006E7E43" w:rsidRDefault="006E7E43" w:rsidP="006E7E43">
      <w:pPr>
        <w:spacing w:line="362" w:lineRule="exact"/>
        <w:ind w:left="4" w:right="854"/>
        <w:jc w:val="center"/>
        <w:rPr>
          <w:b/>
          <w:sz w:val="32"/>
        </w:rPr>
      </w:pPr>
    </w:p>
    <w:p w:rsidR="006E7E43" w:rsidRDefault="006E7E43" w:rsidP="00151099">
      <w:pPr>
        <w:pStyle w:val="Heading2"/>
        <w:keepNext w:val="0"/>
        <w:keepLines w:val="0"/>
        <w:tabs>
          <w:tab w:val="left" w:pos="2901"/>
          <w:tab w:val="left" w:pos="2937"/>
          <w:tab w:val="left" w:pos="3444"/>
        </w:tabs>
        <w:spacing w:before="0" w:line="405" w:lineRule="auto"/>
        <w:ind w:left="1843"/>
        <w:rPr>
          <w:rFonts w:ascii="Times New Roman" w:eastAsia="Times New Roman" w:hAnsi="Times New Roman" w:cs="Times New Roman"/>
          <w:b/>
          <w:bCs/>
          <w:color w:val="auto"/>
          <w:spacing w:val="-4"/>
          <w:sz w:val="32"/>
          <w:szCs w:val="32"/>
        </w:rPr>
      </w:pPr>
      <w:r w:rsidRPr="006E7E43">
        <w:rPr>
          <w:rFonts w:ascii="Times New Roman" w:eastAsia="Times New Roman" w:hAnsi="Times New Roman" w:cs="Times New Roman"/>
          <w:b/>
          <w:bCs/>
          <w:color w:val="auto"/>
          <w:spacing w:val="-4"/>
          <w:sz w:val="32"/>
          <w:szCs w:val="32"/>
        </w:rPr>
        <w:t>NAME</w:t>
      </w:r>
      <w:r w:rsidR="00151099">
        <w:rPr>
          <w:rFonts w:ascii="Times New Roman" w:eastAsia="Times New Roman" w:hAnsi="Times New Roman" w:cs="Times New Roman"/>
          <w:b/>
          <w:bCs/>
          <w:color w:val="auto"/>
          <w:spacing w:val="-4"/>
          <w:sz w:val="32"/>
          <w:szCs w:val="32"/>
        </w:rPr>
        <w:tab/>
      </w:r>
      <w:r w:rsidR="00151099">
        <w:rPr>
          <w:rFonts w:ascii="Times New Roman" w:eastAsia="Times New Roman" w:hAnsi="Times New Roman" w:cs="Times New Roman"/>
          <w:b/>
          <w:bCs/>
          <w:color w:val="auto"/>
          <w:spacing w:val="-4"/>
          <w:sz w:val="32"/>
          <w:szCs w:val="32"/>
        </w:rPr>
        <w:tab/>
      </w:r>
      <w:r w:rsidR="00151099">
        <w:rPr>
          <w:rFonts w:ascii="Times New Roman" w:eastAsia="Times New Roman" w:hAnsi="Times New Roman" w:cs="Times New Roman"/>
          <w:b/>
          <w:bCs/>
          <w:color w:val="auto"/>
          <w:spacing w:val="-4"/>
          <w:sz w:val="32"/>
          <w:szCs w:val="32"/>
        </w:rPr>
        <w:tab/>
      </w:r>
      <w:r w:rsidR="00151099">
        <w:rPr>
          <w:rFonts w:ascii="Times New Roman" w:eastAsia="Times New Roman" w:hAnsi="Times New Roman" w:cs="Times New Roman"/>
          <w:b/>
          <w:bCs/>
          <w:color w:val="auto"/>
          <w:spacing w:val="-4"/>
          <w:sz w:val="32"/>
          <w:szCs w:val="32"/>
        </w:rPr>
        <w:tab/>
      </w:r>
      <w:r w:rsidR="00151099">
        <w:rPr>
          <w:rFonts w:ascii="Times New Roman" w:eastAsia="Times New Roman" w:hAnsi="Times New Roman" w:cs="Times New Roman"/>
          <w:b/>
          <w:bCs/>
          <w:color w:val="auto"/>
          <w:spacing w:val="-4"/>
          <w:sz w:val="32"/>
          <w:szCs w:val="32"/>
        </w:rPr>
        <w:tab/>
      </w:r>
      <w:r w:rsidRPr="006E7E43">
        <w:rPr>
          <w:rFonts w:ascii="Times New Roman" w:eastAsia="Times New Roman" w:hAnsi="Times New Roman" w:cs="Times New Roman"/>
          <w:b/>
          <w:bCs/>
          <w:color w:val="auto"/>
          <w:spacing w:val="-4"/>
          <w:sz w:val="32"/>
          <w:szCs w:val="32"/>
        </w:rPr>
        <w:t>:</w:t>
      </w:r>
      <w:r w:rsidR="00151099">
        <w:rPr>
          <w:rFonts w:ascii="Times New Roman" w:eastAsia="Times New Roman" w:hAnsi="Times New Roman" w:cs="Times New Roman"/>
          <w:b/>
          <w:bCs/>
          <w:color w:val="auto"/>
          <w:spacing w:val="-4"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bCs/>
          <w:color w:val="auto"/>
          <w:spacing w:val="-4"/>
          <w:sz w:val="32"/>
          <w:szCs w:val="32"/>
        </w:rPr>
        <w:t>MURSHIDA P</w:t>
      </w:r>
      <w:r w:rsidRPr="006E7E43">
        <w:rPr>
          <w:rFonts w:ascii="Times New Roman" w:eastAsia="Times New Roman" w:hAnsi="Times New Roman" w:cs="Times New Roman"/>
          <w:b/>
          <w:bCs/>
          <w:color w:val="auto"/>
          <w:spacing w:val="-4"/>
          <w:sz w:val="32"/>
          <w:szCs w:val="32"/>
        </w:rPr>
        <w:t xml:space="preserve"> </w:t>
      </w:r>
    </w:p>
    <w:p w:rsidR="006E7E43" w:rsidRDefault="006E7E43" w:rsidP="006E7E43">
      <w:pPr>
        <w:pStyle w:val="Heading2"/>
        <w:keepNext w:val="0"/>
        <w:keepLines w:val="0"/>
        <w:tabs>
          <w:tab w:val="left" w:pos="2901"/>
          <w:tab w:val="left" w:pos="2937"/>
          <w:tab w:val="left" w:pos="3444"/>
        </w:tabs>
        <w:spacing w:before="0" w:line="405" w:lineRule="auto"/>
        <w:ind w:left="1843"/>
        <w:rPr>
          <w:rFonts w:ascii="Times New Roman" w:eastAsia="Times New Roman" w:hAnsi="Times New Roman" w:cs="Times New Roman"/>
          <w:b/>
          <w:bCs/>
          <w:color w:val="auto"/>
          <w:spacing w:val="-4"/>
          <w:sz w:val="32"/>
          <w:szCs w:val="32"/>
        </w:rPr>
      </w:pPr>
      <w:r w:rsidRPr="006E7E43">
        <w:rPr>
          <w:rFonts w:ascii="Times New Roman" w:eastAsia="Times New Roman" w:hAnsi="Times New Roman" w:cs="Times New Roman"/>
          <w:b/>
          <w:bCs/>
          <w:color w:val="auto"/>
          <w:spacing w:val="-4"/>
          <w:sz w:val="32"/>
          <w:szCs w:val="32"/>
        </w:rPr>
        <w:t>REG.NO.</w:t>
      </w:r>
      <w:r w:rsidR="00151099">
        <w:rPr>
          <w:rFonts w:ascii="Times New Roman" w:eastAsia="Times New Roman" w:hAnsi="Times New Roman" w:cs="Times New Roman"/>
          <w:b/>
          <w:bCs/>
          <w:color w:val="auto"/>
          <w:spacing w:val="-4"/>
          <w:sz w:val="32"/>
          <w:szCs w:val="32"/>
        </w:rPr>
        <w:tab/>
      </w:r>
      <w:r w:rsidR="00151099">
        <w:rPr>
          <w:rFonts w:ascii="Times New Roman" w:eastAsia="Times New Roman" w:hAnsi="Times New Roman" w:cs="Times New Roman"/>
          <w:b/>
          <w:bCs/>
          <w:color w:val="auto"/>
          <w:spacing w:val="-4"/>
          <w:sz w:val="32"/>
          <w:szCs w:val="32"/>
        </w:rPr>
        <w:tab/>
      </w:r>
      <w:r w:rsidR="00151099">
        <w:rPr>
          <w:rFonts w:ascii="Times New Roman" w:eastAsia="Times New Roman" w:hAnsi="Times New Roman" w:cs="Times New Roman"/>
          <w:b/>
          <w:bCs/>
          <w:color w:val="auto"/>
          <w:spacing w:val="-4"/>
          <w:sz w:val="32"/>
          <w:szCs w:val="32"/>
        </w:rPr>
        <w:tab/>
      </w:r>
      <w:r w:rsidRPr="006E7E43">
        <w:rPr>
          <w:rFonts w:ascii="Times New Roman" w:eastAsia="Times New Roman" w:hAnsi="Times New Roman" w:cs="Times New Roman"/>
          <w:b/>
          <w:bCs/>
          <w:color w:val="auto"/>
          <w:spacing w:val="-4"/>
          <w:sz w:val="32"/>
          <w:szCs w:val="32"/>
        </w:rPr>
        <w:t>:</w:t>
      </w:r>
      <w:r w:rsidR="00151099">
        <w:rPr>
          <w:rFonts w:ascii="Times New Roman" w:eastAsia="Times New Roman" w:hAnsi="Times New Roman" w:cs="Times New Roman"/>
          <w:b/>
          <w:bCs/>
          <w:color w:val="auto"/>
          <w:spacing w:val="-4"/>
          <w:sz w:val="32"/>
          <w:szCs w:val="32"/>
        </w:rPr>
        <w:tab/>
      </w:r>
      <w:r>
        <w:rPr>
          <w:rFonts w:ascii="Times New Roman" w:eastAsia="Times New Roman" w:hAnsi="Times New Roman" w:cs="Times New Roman"/>
          <w:b/>
          <w:bCs/>
          <w:color w:val="auto"/>
          <w:spacing w:val="-4"/>
          <w:sz w:val="32"/>
          <w:szCs w:val="32"/>
        </w:rPr>
        <w:t>26MSCSCPY0010</w:t>
      </w:r>
      <w:r w:rsidRPr="006E7E43">
        <w:rPr>
          <w:rFonts w:ascii="Times New Roman" w:eastAsia="Times New Roman" w:hAnsi="Times New Roman" w:cs="Times New Roman"/>
          <w:b/>
          <w:bCs/>
          <w:color w:val="auto"/>
          <w:spacing w:val="-4"/>
          <w:sz w:val="32"/>
          <w:szCs w:val="32"/>
        </w:rPr>
        <w:t xml:space="preserve"> </w:t>
      </w:r>
    </w:p>
    <w:p w:rsidR="006E7E43" w:rsidRPr="006E7E43" w:rsidRDefault="006E7E43" w:rsidP="00151099">
      <w:pPr>
        <w:pStyle w:val="Heading2"/>
        <w:keepNext w:val="0"/>
        <w:keepLines w:val="0"/>
        <w:tabs>
          <w:tab w:val="left" w:pos="2901"/>
          <w:tab w:val="left" w:pos="2937"/>
          <w:tab w:val="left" w:pos="3444"/>
        </w:tabs>
        <w:spacing w:before="0" w:line="405" w:lineRule="auto"/>
        <w:ind w:left="1843"/>
        <w:rPr>
          <w:rFonts w:ascii="Times New Roman" w:eastAsia="Times New Roman" w:hAnsi="Times New Roman" w:cs="Times New Roman"/>
          <w:b/>
          <w:bCs/>
          <w:color w:val="auto"/>
          <w:spacing w:val="-4"/>
          <w:sz w:val="32"/>
          <w:szCs w:val="32"/>
        </w:rPr>
      </w:pPr>
      <w:r w:rsidRPr="006E7E43">
        <w:rPr>
          <w:rFonts w:ascii="Times New Roman" w:eastAsia="Times New Roman" w:hAnsi="Times New Roman" w:cs="Times New Roman"/>
          <w:b/>
          <w:bCs/>
          <w:color w:val="auto"/>
          <w:spacing w:val="-4"/>
          <w:sz w:val="32"/>
          <w:szCs w:val="32"/>
        </w:rPr>
        <w:t>SEMESTER</w:t>
      </w:r>
      <w:r w:rsidR="00151099">
        <w:rPr>
          <w:rFonts w:ascii="Times New Roman" w:eastAsia="Times New Roman" w:hAnsi="Times New Roman" w:cs="Times New Roman"/>
          <w:b/>
          <w:bCs/>
          <w:color w:val="auto"/>
          <w:spacing w:val="-4"/>
          <w:sz w:val="32"/>
          <w:szCs w:val="32"/>
        </w:rPr>
        <w:tab/>
      </w:r>
      <w:r w:rsidR="00151099">
        <w:rPr>
          <w:rFonts w:ascii="Times New Roman" w:eastAsia="Times New Roman" w:hAnsi="Times New Roman" w:cs="Times New Roman"/>
          <w:b/>
          <w:bCs/>
          <w:color w:val="auto"/>
          <w:spacing w:val="-4"/>
          <w:sz w:val="32"/>
          <w:szCs w:val="32"/>
        </w:rPr>
        <w:tab/>
      </w:r>
      <w:r w:rsidRPr="006E7E43">
        <w:rPr>
          <w:rFonts w:ascii="Times New Roman" w:eastAsia="Times New Roman" w:hAnsi="Times New Roman" w:cs="Times New Roman"/>
          <w:b/>
          <w:bCs/>
          <w:color w:val="auto"/>
          <w:spacing w:val="-4"/>
          <w:sz w:val="32"/>
          <w:szCs w:val="32"/>
        </w:rPr>
        <w:t>:</w:t>
      </w:r>
      <w:r w:rsidR="00151099">
        <w:rPr>
          <w:rFonts w:ascii="Times New Roman" w:eastAsia="Times New Roman" w:hAnsi="Times New Roman" w:cs="Times New Roman"/>
          <w:b/>
          <w:bCs/>
          <w:color w:val="auto"/>
          <w:spacing w:val="-4"/>
          <w:sz w:val="32"/>
          <w:szCs w:val="32"/>
        </w:rPr>
        <w:tab/>
      </w:r>
      <w:r w:rsidRPr="006E7E43">
        <w:rPr>
          <w:rFonts w:ascii="Times New Roman" w:eastAsia="Times New Roman" w:hAnsi="Times New Roman" w:cs="Times New Roman"/>
          <w:b/>
          <w:bCs/>
          <w:color w:val="auto"/>
          <w:spacing w:val="-4"/>
          <w:sz w:val="32"/>
          <w:szCs w:val="32"/>
        </w:rPr>
        <w:t>I</w:t>
      </w:r>
    </w:p>
    <w:p w:rsidR="00151099" w:rsidRDefault="006E7E43" w:rsidP="00151099">
      <w:pPr>
        <w:tabs>
          <w:tab w:val="left" w:pos="2964"/>
        </w:tabs>
        <w:spacing w:before="4"/>
        <w:ind w:left="1843"/>
        <w:rPr>
          <w:b/>
          <w:sz w:val="32"/>
        </w:rPr>
      </w:pPr>
      <w:r>
        <w:rPr>
          <w:b/>
          <w:spacing w:val="-2"/>
          <w:sz w:val="32"/>
        </w:rPr>
        <w:t>SUBJECT</w:t>
      </w:r>
      <w:r w:rsidR="00151099">
        <w:rPr>
          <w:b/>
          <w:spacing w:val="-2"/>
          <w:sz w:val="32"/>
        </w:rPr>
        <w:tab/>
      </w:r>
      <w:r w:rsidR="00151099">
        <w:rPr>
          <w:b/>
          <w:spacing w:val="-2"/>
          <w:sz w:val="32"/>
        </w:rPr>
        <w:tab/>
      </w:r>
      <w:r>
        <w:rPr>
          <w:b/>
          <w:sz w:val="32"/>
        </w:rPr>
        <w:t>:</w:t>
      </w:r>
      <w:r w:rsidR="00151099">
        <w:rPr>
          <w:b/>
          <w:sz w:val="32"/>
        </w:rPr>
        <w:tab/>
      </w:r>
      <w:r>
        <w:rPr>
          <w:b/>
          <w:sz w:val="32"/>
        </w:rPr>
        <w:t>CSDA606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: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 xml:space="preserve">DESIGN AND ANALYSIS </w:t>
      </w:r>
    </w:p>
    <w:p w:rsidR="006E7E43" w:rsidRDefault="00151099" w:rsidP="00151099">
      <w:pPr>
        <w:tabs>
          <w:tab w:val="left" w:pos="2964"/>
        </w:tabs>
        <w:spacing w:before="4"/>
        <w:ind w:left="1843"/>
        <w:rPr>
          <w:b/>
          <w:sz w:val="32"/>
        </w:rPr>
      </w:pP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  <w:t xml:space="preserve">OF </w:t>
      </w:r>
      <w:r w:rsidR="006E7E43">
        <w:rPr>
          <w:b/>
          <w:sz w:val="32"/>
        </w:rPr>
        <w:t>ALGORITHMS LAB</w:t>
      </w:r>
    </w:p>
    <w:p w:rsidR="003B3C88" w:rsidRDefault="003B3C88" w:rsidP="006E7E43">
      <w:pPr>
        <w:spacing w:line="362" w:lineRule="exact"/>
        <w:ind w:left="4" w:right="854"/>
        <w:jc w:val="center"/>
        <w:rPr>
          <w:b/>
          <w:sz w:val="32"/>
        </w:rPr>
      </w:pPr>
    </w:p>
    <w:p w:rsidR="003B3C88" w:rsidRDefault="003B3C88">
      <w:pPr>
        <w:rPr>
          <w:b/>
          <w:sz w:val="32"/>
        </w:rPr>
      </w:pPr>
      <w:r>
        <w:rPr>
          <w:b/>
          <w:sz w:val="32"/>
        </w:rPr>
        <w:br w:type="page"/>
      </w:r>
    </w:p>
    <w:p w:rsidR="006E7E43" w:rsidRPr="006E7E43" w:rsidRDefault="006E7E43" w:rsidP="006E7E43">
      <w:pPr>
        <w:spacing w:line="362" w:lineRule="exact"/>
        <w:ind w:left="4" w:right="854"/>
        <w:jc w:val="center"/>
        <w:rPr>
          <w:b/>
          <w:sz w:val="32"/>
        </w:rPr>
        <w:sectPr w:rsidR="006E7E43" w:rsidRPr="006E7E43" w:rsidSect="006E7E43">
          <w:type w:val="continuous"/>
          <w:pgSz w:w="11906" w:h="16838" w:code="9"/>
          <w:pgMar w:top="1843" w:right="0" w:bottom="280" w:left="0" w:header="720" w:footer="0" w:gutter="0"/>
          <w:cols w:space="720"/>
          <w:docGrid w:linePitch="299"/>
        </w:sectPr>
      </w:pPr>
    </w:p>
    <w:p w:rsidR="003B3C88" w:rsidRDefault="003B3C88" w:rsidP="00151099">
      <w:pPr>
        <w:pStyle w:val="Heading1"/>
        <w:ind w:left="0"/>
        <w:jc w:val="center"/>
        <w:rPr>
          <w:sz w:val="32"/>
          <w:szCs w:val="32"/>
        </w:rPr>
      </w:pPr>
    </w:p>
    <w:p w:rsidR="003B3C88" w:rsidRDefault="003B3C88">
      <w:pPr>
        <w:rPr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:rsidR="00CF65F1" w:rsidRPr="00151099" w:rsidRDefault="00CF65F1" w:rsidP="00151099">
      <w:pPr>
        <w:pStyle w:val="Heading1"/>
        <w:ind w:left="0"/>
        <w:jc w:val="center"/>
        <w:rPr>
          <w:sz w:val="32"/>
          <w:szCs w:val="32"/>
        </w:rPr>
      </w:pPr>
      <w:r w:rsidRPr="00151099">
        <w:rPr>
          <w:sz w:val="32"/>
          <w:szCs w:val="32"/>
        </w:rPr>
        <w:lastRenderedPageBreak/>
        <w:t>PONDICHERRY</w:t>
      </w:r>
      <w:r w:rsidRPr="00151099">
        <w:rPr>
          <w:spacing w:val="-3"/>
          <w:sz w:val="32"/>
          <w:szCs w:val="32"/>
        </w:rPr>
        <w:t xml:space="preserve"> </w:t>
      </w:r>
      <w:r w:rsidRPr="00151099">
        <w:rPr>
          <w:spacing w:val="-2"/>
          <w:sz w:val="32"/>
          <w:szCs w:val="32"/>
        </w:rPr>
        <w:t>UNIVERSITY</w:t>
      </w:r>
    </w:p>
    <w:p w:rsidR="00CF65F1" w:rsidRDefault="00151099" w:rsidP="00151099">
      <w:pPr>
        <w:spacing w:before="264"/>
        <w:jc w:val="center"/>
        <w:rPr>
          <w:b/>
          <w:sz w:val="32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2534285</wp:posOffset>
            </wp:positionH>
            <wp:positionV relativeFrom="paragraph">
              <wp:posOffset>562944</wp:posOffset>
            </wp:positionV>
            <wp:extent cx="2470785" cy="2479675"/>
            <wp:effectExtent l="0" t="0" r="0" b="0"/>
            <wp:wrapTopAndBottom/>
            <wp:docPr id="28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785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F65F1">
        <w:rPr>
          <w:b/>
          <w:sz w:val="32"/>
        </w:rPr>
        <w:t>(A</w:t>
      </w:r>
      <w:r w:rsidR="00CF65F1">
        <w:rPr>
          <w:b/>
          <w:spacing w:val="-9"/>
          <w:sz w:val="32"/>
        </w:rPr>
        <w:t xml:space="preserve"> </w:t>
      </w:r>
      <w:r w:rsidR="00CF65F1">
        <w:rPr>
          <w:b/>
          <w:sz w:val="32"/>
        </w:rPr>
        <w:t>Central</w:t>
      </w:r>
      <w:r w:rsidR="00CF65F1">
        <w:rPr>
          <w:b/>
          <w:spacing w:val="-5"/>
          <w:sz w:val="32"/>
        </w:rPr>
        <w:t xml:space="preserve"> </w:t>
      </w:r>
      <w:r w:rsidR="00CF65F1">
        <w:rPr>
          <w:b/>
          <w:spacing w:val="-2"/>
          <w:sz w:val="32"/>
        </w:rPr>
        <w:t>University)</w:t>
      </w:r>
    </w:p>
    <w:p w:rsidR="00CF65F1" w:rsidRDefault="00CF65F1">
      <w:pPr>
        <w:pStyle w:val="BodyText"/>
        <w:spacing w:before="173"/>
        <w:rPr>
          <w:b/>
          <w:sz w:val="20"/>
        </w:rPr>
      </w:pPr>
    </w:p>
    <w:p w:rsidR="00CF65F1" w:rsidRDefault="00CF65F1">
      <w:pPr>
        <w:pStyle w:val="BodyText"/>
        <w:spacing w:before="49"/>
        <w:rPr>
          <w:b/>
          <w:sz w:val="32"/>
        </w:rPr>
      </w:pPr>
    </w:p>
    <w:p w:rsidR="00151099" w:rsidRDefault="00CF65F1" w:rsidP="00151099">
      <w:pPr>
        <w:pStyle w:val="Heading2"/>
        <w:keepNext w:val="0"/>
        <w:keepLines w:val="0"/>
        <w:spacing w:before="0" w:line="408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006E7E4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 xml:space="preserve">SCHOOL OF ENGINEERING AND TECHNOLOGY </w:t>
      </w:r>
    </w:p>
    <w:p w:rsidR="00CF65F1" w:rsidRPr="006E7E43" w:rsidRDefault="00CF65F1" w:rsidP="00151099">
      <w:pPr>
        <w:pStyle w:val="Heading2"/>
        <w:keepNext w:val="0"/>
        <w:keepLines w:val="0"/>
        <w:spacing w:before="0" w:line="408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006E7E43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DEPARTMENT OF COMPUTER SCIENCE</w:t>
      </w:r>
    </w:p>
    <w:p w:rsidR="00CF65F1" w:rsidRDefault="00CF65F1" w:rsidP="00151099">
      <w:pPr>
        <w:spacing w:line="365" w:lineRule="exact"/>
        <w:jc w:val="center"/>
        <w:rPr>
          <w:b/>
          <w:sz w:val="32"/>
        </w:rPr>
      </w:pPr>
      <w:r>
        <w:rPr>
          <w:b/>
          <w:sz w:val="32"/>
        </w:rPr>
        <w:t>Master</w:t>
      </w:r>
      <w:r w:rsidRPr="006E7E43">
        <w:rPr>
          <w:b/>
          <w:sz w:val="32"/>
        </w:rPr>
        <w:t xml:space="preserve"> </w:t>
      </w:r>
      <w:r>
        <w:rPr>
          <w:b/>
          <w:sz w:val="32"/>
        </w:rPr>
        <w:t>of</w:t>
      </w:r>
      <w:r w:rsidRPr="006E7E43">
        <w:rPr>
          <w:b/>
          <w:sz w:val="32"/>
        </w:rPr>
        <w:t xml:space="preserve"> </w:t>
      </w:r>
      <w:r>
        <w:rPr>
          <w:b/>
          <w:sz w:val="32"/>
        </w:rPr>
        <w:t>Computer</w:t>
      </w:r>
      <w:r w:rsidRPr="006E7E43">
        <w:rPr>
          <w:b/>
          <w:sz w:val="32"/>
        </w:rPr>
        <w:t xml:space="preserve"> Science</w:t>
      </w:r>
      <w:r w:rsidR="006E7E43">
        <w:rPr>
          <w:b/>
          <w:sz w:val="32"/>
        </w:rPr>
        <w:t xml:space="preserve"> (Data Analytics)</w:t>
      </w:r>
    </w:p>
    <w:p w:rsidR="00CF65F1" w:rsidRDefault="00CF65F1">
      <w:pPr>
        <w:pStyle w:val="BodyText"/>
        <w:rPr>
          <w:b/>
          <w:sz w:val="32"/>
        </w:rPr>
      </w:pPr>
    </w:p>
    <w:p w:rsidR="00CF65F1" w:rsidRDefault="00CF65F1">
      <w:pPr>
        <w:pStyle w:val="BodyText"/>
        <w:spacing w:before="83"/>
        <w:rPr>
          <w:b/>
          <w:sz w:val="32"/>
        </w:rPr>
      </w:pPr>
    </w:p>
    <w:p w:rsidR="00CF65F1" w:rsidRDefault="00CF65F1" w:rsidP="00C9409C">
      <w:pPr>
        <w:pStyle w:val="BodyText"/>
        <w:tabs>
          <w:tab w:val="left" w:pos="2731"/>
        </w:tabs>
        <w:spacing w:line="276" w:lineRule="auto"/>
        <w:ind w:left="709" w:right="708"/>
        <w:jc w:val="both"/>
      </w:pPr>
      <w:r>
        <w:t xml:space="preserve">This is to certify that this is a Bonafide record of practical work done by </w:t>
      </w:r>
      <w:r w:rsidR="00151099">
        <w:rPr>
          <w:b/>
          <w:spacing w:val="-2"/>
        </w:rPr>
        <w:t>MURSHIDA P</w:t>
      </w:r>
      <w:r w:rsidR="00151099">
        <w:rPr>
          <w:b/>
        </w:rPr>
        <w:t xml:space="preserve"> </w:t>
      </w:r>
      <w:r>
        <w:t>having</w:t>
      </w:r>
      <w:r>
        <w:rPr>
          <w:spacing w:val="-10"/>
        </w:rPr>
        <w:t xml:space="preserve"> </w:t>
      </w:r>
      <w:r>
        <w:t>Reg.No.</w:t>
      </w:r>
      <w:r w:rsidR="00151099">
        <w:rPr>
          <w:b/>
        </w:rPr>
        <w:t>26MSCSCPY001</w:t>
      </w:r>
      <w:r>
        <w:rPr>
          <w:b/>
        </w:rPr>
        <w:t>0</w:t>
      </w:r>
      <w:r>
        <w:rPr>
          <w:b/>
          <w:spacing w:val="-10"/>
        </w:rPr>
        <w:t xml:space="preserve"> </w:t>
      </w:r>
      <w:r w:rsidR="00151099">
        <w:t>M.S</w:t>
      </w:r>
      <w:r>
        <w:t>c.</w:t>
      </w:r>
      <w:r>
        <w:rPr>
          <w:spacing w:val="-11"/>
        </w:rPr>
        <w:t xml:space="preserve"> </w:t>
      </w:r>
      <w:r>
        <w:t>Computer Science</w:t>
      </w:r>
      <w:r w:rsidR="00151099">
        <w:t xml:space="preserve"> (Data Analytics)</w:t>
      </w:r>
      <w:r>
        <w:t xml:space="preserve"> in I Semester from th</w:t>
      </w:r>
      <w:r w:rsidR="00151099">
        <w:t>e month July to November in 2026-2027</w:t>
      </w:r>
      <w:r>
        <w:t>.</w:t>
      </w:r>
    </w:p>
    <w:p w:rsidR="00CF65F1" w:rsidRDefault="00CF65F1">
      <w:pPr>
        <w:pStyle w:val="BodyText"/>
      </w:pPr>
    </w:p>
    <w:p w:rsidR="00151099" w:rsidRDefault="00151099">
      <w:pPr>
        <w:pStyle w:val="BodyText"/>
      </w:pPr>
    </w:p>
    <w:p w:rsidR="00151099" w:rsidRDefault="00151099">
      <w:pPr>
        <w:pStyle w:val="BodyText"/>
      </w:pPr>
    </w:p>
    <w:p w:rsidR="00CF65F1" w:rsidRDefault="00CF65F1">
      <w:pPr>
        <w:pStyle w:val="BodyText"/>
        <w:spacing w:before="127"/>
      </w:pPr>
    </w:p>
    <w:p w:rsidR="00CF65F1" w:rsidRDefault="00CF65F1" w:rsidP="00151099">
      <w:pPr>
        <w:pStyle w:val="BodyText"/>
        <w:ind w:right="850"/>
        <w:jc w:val="right"/>
      </w:pPr>
      <w:r>
        <w:t>FACULTY</w:t>
      </w:r>
      <w:r>
        <w:rPr>
          <w:spacing w:val="-11"/>
        </w:rPr>
        <w:t xml:space="preserve"> </w:t>
      </w:r>
      <w:r>
        <w:t>IN-</w:t>
      </w:r>
      <w:r w:rsidR="006E7E43">
        <w:rPr>
          <w:spacing w:val="-2"/>
        </w:rPr>
        <w:t>CHARG</w:t>
      </w:r>
      <w:r>
        <w:rPr>
          <w:spacing w:val="-2"/>
        </w:rPr>
        <w:t>E</w:t>
      </w:r>
    </w:p>
    <w:p w:rsidR="00CF65F1" w:rsidRDefault="00CF65F1">
      <w:pPr>
        <w:pStyle w:val="BodyText"/>
      </w:pPr>
    </w:p>
    <w:p w:rsidR="00CF65F1" w:rsidRDefault="00CF65F1">
      <w:pPr>
        <w:pStyle w:val="BodyText"/>
        <w:spacing w:before="174"/>
      </w:pPr>
    </w:p>
    <w:p w:rsidR="00CF65F1" w:rsidRDefault="00CF65F1">
      <w:pPr>
        <w:pStyle w:val="BodyText"/>
        <w:tabs>
          <w:tab w:val="left" w:pos="7110"/>
          <w:tab w:val="left" w:pos="7748"/>
          <w:tab w:val="left" w:pos="9011"/>
        </w:tabs>
        <w:ind w:right="1027"/>
        <w:jc w:val="right"/>
      </w:pPr>
      <w:r>
        <w:t>SUBMIT</w:t>
      </w:r>
      <w:r w:rsidR="00151099">
        <w:t>T</w:t>
      </w:r>
      <w:r>
        <w:t>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PRACTICAL</w:t>
      </w:r>
      <w:r>
        <w:rPr>
          <w:spacing w:val="-5"/>
        </w:rPr>
        <w:t xml:space="preserve"> </w:t>
      </w:r>
      <w:r>
        <w:t>EXAM</w:t>
      </w:r>
      <w:r>
        <w:rPr>
          <w:spacing w:val="-4"/>
        </w:rPr>
        <w:t xml:space="preserve"> </w:t>
      </w:r>
      <w:r>
        <w:t>HELD</w:t>
      </w:r>
      <w:r>
        <w:rPr>
          <w:spacing w:val="-3"/>
        </w:rPr>
        <w:t xml:space="preserve"> </w:t>
      </w:r>
      <w:r>
        <w:rPr>
          <w:spacing w:val="-5"/>
        </w:rPr>
        <w:t>ON: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  <w:r>
        <w:rPr>
          <w:spacing w:val="-10"/>
        </w:rPr>
        <w:t>/</w:t>
      </w:r>
      <w:r>
        <w:rPr>
          <w:u w:val="single"/>
        </w:rPr>
        <w:tab/>
      </w:r>
    </w:p>
    <w:p w:rsidR="00CF65F1" w:rsidRDefault="00CF65F1">
      <w:pPr>
        <w:pStyle w:val="BodyText"/>
      </w:pPr>
    </w:p>
    <w:p w:rsidR="00CF65F1" w:rsidRDefault="00CF65F1">
      <w:pPr>
        <w:pStyle w:val="BodyText"/>
      </w:pPr>
    </w:p>
    <w:p w:rsidR="00CF65F1" w:rsidRDefault="00CF65F1">
      <w:pPr>
        <w:pStyle w:val="BodyText"/>
      </w:pPr>
    </w:p>
    <w:p w:rsidR="00CF65F1" w:rsidRDefault="00CF65F1">
      <w:pPr>
        <w:pStyle w:val="BodyText"/>
        <w:spacing w:before="102"/>
      </w:pPr>
    </w:p>
    <w:p w:rsidR="00CF65F1" w:rsidRDefault="00CF65F1">
      <w:pPr>
        <w:pStyle w:val="BodyText"/>
        <w:ind w:right="1013"/>
        <w:jc w:val="right"/>
      </w:pPr>
      <w:r>
        <w:rPr>
          <w:spacing w:val="-2"/>
        </w:rPr>
        <w:t>EXAMINER</w:t>
      </w:r>
    </w:p>
    <w:p w:rsidR="003B3C88" w:rsidRDefault="003B3C88">
      <w:pPr>
        <w:pStyle w:val="BodyText"/>
        <w:jc w:val="right"/>
      </w:pPr>
    </w:p>
    <w:p w:rsidR="003B3C88" w:rsidRDefault="003B3C88">
      <w:pPr>
        <w:rPr>
          <w:sz w:val="24"/>
          <w:szCs w:val="24"/>
        </w:rPr>
      </w:pPr>
      <w:r>
        <w:br w:type="page"/>
      </w:r>
    </w:p>
    <w:p w:rsidR="003B3C88" w:rsidRDefault="003B3C88">
      <w:pPr>
        <w:pStyle w:val="BodyText"/>
        <w:jc w:val="right"/>
      </w:pPr>
    </w:p>
    <w:p w:rsidR="003B3C88" w:rsidRDefault="003B3C88">
      <w:pPr>
        <w:rPr>
          <w:sz w:val="24"/>
          <w:szCs w:val="24"/>
        </w:rPr>
      </w:pPr>
      <w:r>
        <w:br w:type="page"/>
      </w:r>
    </w:p>
    <w:p w:rsidR="00CF65F1" w:rsidRDefault="00CF65F1">
      <w:pPr>
        <w:pStyle w:val="BodyText"/>
        <w:jc w:val="right"/>
        <w:sectPr w:rsidR="00CF65F1" w:rsidSect="00151099">
          <w:pgSz w:w="11906" w:h="16838" w:code="9"/>
          <w:pgMar w:top="1360" w:right="566" w:bottom="280" w:left="567" w:header="720" w:footer="720" w:gutter="0"/>
          <w:cols w:space="720"/>
        </w:sectPr>
      </w:pPr>
    </w:p>
    <w:p w:rsidR="00AD07D9" w:rsidRDefault="00AD07D9">
      <w:pPr>
        <w:spacing w:before="59"/>
        <w:ind w:left="7" w:right="854"/>
        <w:jc w:val="center"/>
        <w:rPr>
          <w:b/>
          <w:spacing w:val="-2"/>
          <w:sz w:val="28"/>
        </w:rPr>
      </w:pPr>
    </w:p>
    <w:p w:rsidR="00AD07D9" w:rsidRDefault="00AD07D9">
      <w:pPr>
        <w:spacing w:before="59"/>
        <w:ind w:left="7" w:right="854"/>
        <w:jc w:val="center"/>
        <w:rPr>
          <w:b/>
          <w:spacing w:val="-2"/>
          <w:sz w:val="28"/>
        </w:rPr>
      </w:pPr>
    </w:p>
    <w:p w:rsidR="00AD07D9" w:rsidRDefault="00AD07D9">
      <w:pPr>
        <w:spacing w:before="59"/>
        <w:ind w:left="7" w:right="854"/>
        <w:jc w:val="center"/>
        <w:rPr>
          <w:b/>
          <w:spacing w:val="-2"/>
          <w:sz w:val="28"/>
        </w:rPr>
      </w:pPr>
    </w:p>
    <w:p w:rsidR="00CF65F1" w:rsidRDefault="00CF65F1" w:rsidP="00C9409C">
      <w:pPr>
        <w:spacing w:before="59"/>
        <w:ind w:left="-142" w:right="-334"/>
        <w:jc w:val="center"/>
        <w:rPr>
          <w:b/>
          <w:sz w:val="28"/>
        </w:rPr>
      </w:pPr>
      <w:r>
        <w:rPr>
          <w:b/>
          <w:spacing w:val="-2"/>
          <w:sz w:val="28"/>
        </w:rPr>
        <w:t>INDEX</w:t>
      </w:r>
    </w:p>
    <w:p w:rsidR="00CF65F1" w:rsidRDefault="00CF65F1">
      <w:pPr>
        <w:pStyle w:val="BodyText"/>
        <w:spacing w:before="22"/>
        <w:rPr>
          <w:b/>
          <w:sz w:val="20"/>
        </w:rPr>
      </w:pPr>
    </w:p>
    <w:tbl>
      <w:tblPr>
        <w:tblW w:w="98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7"/>
        <w:gridCol w:w="1535"/>
        <w:gridCol w:w="4704"/>
        <w:gridCol w:w="1391"/>
        <w:gridCol w:w="1528"/>
      </w:tblGrid>
      <w:tr w:rsidR="00CF65F1" w:rsidTr="00EB00BE">
        <w:trPr>
          <w:trHeight w:val="995"/>
          <w:jc w:val="center"/>
        </w:trPr>
        <w:tc>
          <w:tcPr>
            <w:tcW w:w="707" w:type="dxa"/>
          </w:tcPr>
          <w:p w:rsidR="00151099" w:rsidRDefault="00CF65F1">
            <w:pPr>
              <w:pStyle w:val="TableParagraph"/>
              <w:spacing w:before="172" w:line="322" w:lineRule="exact"/>
              <w:ind w:left="10"/>
              <w:jc w:val="center"/>
              <w:rPr>
                <w:b/>
                <w:spacing w:val="-2"/>
                <w:sz w:val="28"/>
              </w:rPr>
            </w:pPr>
            <w:r>
              <w:rPr>
                <w:b/>
                <w:spacing w:val="-2"/>
                <w:sz w:val="28"/>
              </w:rPr>
              <w:t>Ex.</w:t>
            </w:r>
          </w:p>
          <w:p w:rsidR="00CF65F1" w:rsidRDefault="00CF65F1" w:rsidP="00151099">
            <w:pPr>
              <w:pStyle w:val="TableParagraph"/>
              <w:spacing w:before="172" w:line="322" w:lineRule="exact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No</w:t>
            </w:r>
            <w:r>
              <w:rPr>
                <w:b/>
                <w:spacing w:val="-10"/>
                <w:sz w:val="28"/>
              </w:rPr>
              <w:t>.</w:t>
            </w:r>
          </w:p>
        </w:tc>
        <w:tc>
          <w:tcPr>
            <w:tcW w:w="1535" w:type="dxa"/>
          </w:tcPr>
          <w:p w:rsidR="00CF65F1" w:rsidRDefault="00CF65F1">
            <w:pPr>
              <w:pStyle w:val="TableParagraph"/>
              <w:spacing w:before="11"/>
              <w:rPr>
                <w:b/>
                <w:sz w:val="28"/>
              </w:rPr>
            </w:pPr>
          </w:p>
          <w:p w:rsidR="00CF65F1" w:rsidRDefault="00CF65F1" w:rsidP="003B3C88">
            <w:pPr>
              <w:pStyle w:val="TableParagraph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4704" w:type="dxa"/>
          </w:tcPr>
          <w:p w:rsidR="00CF65F1" w:rsidRDefault="00CF65F1">
            <w:pPr>
              <w:pStyle w:val="TableParagraph"/>
              <w:spacing w:before="11"/>
              <w:rPr>
                <w:b/>
                <w:sz w:val="28"/>
              </w:rPr>
            </w:pPr>
          </w:p>
          <w:p w:rsidR="00CF65F1" w:rsidRDefault="00CF65F1" w:rsidP="003B3C88">
            <w:pPr>
              <w:pStyle w:val="TableParagraph"/>
              <w:ind w:left="6" w:right="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Title</w:t>
            </w:r>
          </w:p>
        </w:tc>
        <w:tc>
          <w:tcPr>
            <w:tcW w:w="1391" w:type="dxa"/>
          </w:tcPr>
          <w:p w:rsidR="00CF65F1" w:rsidRDefault="00CF65F1">
            <w:pPr>
              <w:pStyle w:val="TableParagraph"/>
              <w:spacing w:before="11"/>
              <w:rPr>
                <w:b/>
                <w:sz w:val="28"/>
              </w:rPr>
            </w:pPr>
          </w:p>
          <w:p w:rsidR="00CF65F1" w:rsidRDefault="00CF65F1" w:rsidP="003B3C88">
            <w:pPr>
              <w:pStyle w:val="TableParagraph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Page</w:t>
            </w:r>
          </w:p>
        </w:tc>
        <w:tc>
          <w:tcPr>
            <w:tcW w:w="1528" w:type="dxa"/>
          </w:tcPr>
          <w:p w:rsidR="00CF65F1" w:rsidRDefault="00CF65F1">
            <w:pPr>
              <w:pStyle w:val="TableParagraph"/>
              <w:spacing w:before="11"/>
              <w:rPr>
                <w:b/>
                <w:sz w:val="28"/>
              </w:rPr>
            </w:pPr>
          </w:p>
          <w:p w:rsidR="00CF65F1" w:rsidRDefault="00CF65F1" w:rsidP="00EB00BE">
            <w:pPr>
              <w:pStyle w:val="TableParagraph"/>
              <w:ind w:left="13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Signature</w:t>
            </w:r>
          </w:p>
        </w:tc>
      </w:tr>
      <w:tr w:rsidR="00CF65F1" w:rsidTr="00EB00BE">
        <w:trPr>
          <w:trHeight w:val="995"/>
          <w:jc w:val="center"/>
        </w:trPr>
        <w:tc>
          <w:tcPr>
            <w:tcW w:w="707" w:type="dxa"/>
          </w:tcPr>
          <w:p w:rsidR="00CF65F1" w:rsidRDefault="00CF65F1">
            <w:pPr>
              <w:pStyle w:val="TableParagraph"/>
              <w:spacing w:before="75"/>
              <w:rPr>
                <w:b/>
                <w:sz w:val="24"/>
              </w:rPr>
            </w:pPr>
          </w:p>
          <w:p w:rsidR="00CF65F1" w:rsidRDefault="00CF65F1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535" w:type="dxa"/>
          </w:tcPr>
          <w:p w:rsidR="00CF65F1" w:rsidRDefault="00CF65F1">
            <w:pPr>
              <w:pStyle w:val="TableParagraph"/>
              <w:spacing w:before="75"/>
              <w:rPr>
                <w:b/>
                <w:sz w:val="24"/>
              </w:rPr>
            </w:pPr>
          </w:p>
          <w:p w:rsidR="00CF65F1" w:rsidRDefault="00EB00BE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28-07-2026</w:t>
            </w:r>
          </w:p>
        </w:tc>
        <w:tc>
          <w:tcPr>
            <w:tcW w:w="4704" w:type="dxa"/>
            <w:vAlign w:val="center"/>
          </w:tcPr>
          <w:p w:rsidR="00CF65F1" w:rsidRDefault="00627F2E" w:rsidP="00EB00BE">
            <w:pPr>
              <w:pStyle w:val="TableParagraph"/>
              <w:ind w:left="6" w:right="5"/>
              <w:jc w:val="center"/>
              <w:rPr>
                <w:sz w:val="24"/>
              </w:rPr>
            </w:pPr>
            <w:r>
              <w:rPr>
                <w:sz w:val="24"/>
              </w:rPr>
              <w:t>Binary Search</w:t>
            </w:r>
            <w:r w:rsidR="002F2D09">
              <w:rPr>
                <w:sz w:val="24"/>
              </w:rPr>
              <w:t xml:space="preserve"> Using Divide and Conquer</w:t>
            </w:r>
          </w:p>
        </w:tc>
        <w:tc>
          <w:tcPr>
            <w:tcW w:w="1391" w:type="dxa"/>
            <w:vAlign w:val="center"/>
          </w:tcPr>
          <w:p w:rsidR="00CF65F1" w:rsidRDefault="00EB00BE" w:rsidP="00EB00BE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28" w:type="dxa"/>
          </w:tcPr>
          <w:p w:rsidR="00CF65F1" w:rsidRDefault="00CF65F1">
            <w:pPr>
              <w:pStyle w:val="TableParagraph"/>
              <w:rPr>
                <w:sz w:val="24"/>
              </w:rPr>
            </w:pPr>
          </w:p>
        </w:tc>
      </w:tr>
      <w:tr w:rsidR="00EB00BE" w:rsidTr="00B163D3">
        <w:trPr>
          <w:trHeight w:val="921"/>
          <w:jc w:val="center"/>
        </w:trPr>
        <w:tc>
          <w:tcPr>
            <w:tcW w:w="707" w:type="dxa"/>
          </w:tcPr>
          <w:p w:rsidR="00EB00BE" w:rsidRDefault="00EB00BE" w:rsidP="00EB00BE">
            <w:pPr>
              <w:pStyle w:val="TableParagraph"/>
              <w:spacing w:before="39"/>
              <w:rPr>
                <w:b/>
                <w:sz w:val="24"/>
              </w:rPr>
            </w:pPr>
          </w:p>
          <w:p w:rsidR="00EB00BE" w:rsidRDefault="00EB00BE" w:rsidP="00EB00BE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535" w:type="dxa"/>
          </w:tcPr>
          <w:p w:rsidR="00EB00BE" w:rsidRDefault="00EB00BE" w:rsidP="00EB00BE">
            <w:pPr>
              <w:pStyle w:val="TableParagraph"/>
              <w:spacing w:before="75"/>
              <w:rPr>
                <w:b/>
                <w:sz w:val="24"/>
              </w:rPr>
            </w:pPr>
          </w:p>
          <w:p w:rsidR="00EB00BE" w:rsidRDefault="00EB00BE" w:rsidP="00EB00BE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28-07-2026</w:t>
            </w:r>
          </w:p>
        </w:tc>
        <w:tc>
          <w:tcPr>
            <w:tcW w:w="4704" w:type="dxa"/>
            <w:vAlign w:val="center"/>
          </w:tcPr>
          <w:p w:rsidR="002F2D09" w:rsidDel="00B163D3" w:rsidRDefault="00EB00BE" w:rsidP="00AE436A">
            <w:pPr>
              <w:pStyle w:val="TableParagraph"/>
              <w:ind w:left="1449" w:right="277" w:hanging="1400"/>
              <w:jc w:val="center"/>
              <w:rPr>
                <w:del w:id="0" w:author="Murshida" w:date="2026-10-28T12:35:00Z"/>
                <w:sz w:val="24"/>
              </w:rPr>
              <w:pPrChange w:id="1" w:author="Murshida" w:date="2026-10-28T12:46:00Z">
                <w:pPr>
                  <w:pStyle w:val="TableParagraph"/>
                  <w:spacing w:before="176"/>
                  <w:ind w:left="1449" w:right="277" w:hanging="1400"/>
                </w:pPr>
              </w:pPrChange>
            </w:pPr>
            <w:del w:id="2" w:author="Murshida" w:date="2026-10-28T12:35:00Z">
              <w:r w:rsidDel="00B163D3">
                <w:rPr>
                  <w:sz w:val="24"/>
                </w:rPr>
                <w:delText xml:space="preserve">Find </w:delText>
              </w:r>
            </w:del>
            <w:r>
              <w:rPr>
                <w:sz w:val="24"/>
              </w:rPr>
              <w:t>Maximum and Minimum</w:t>
            </w:r>
            <w:ins w:id="3" w:author="Murshida" w:date="2026-10-28T12:36:00Z">
              <w:r w:rsidR="00B163D3">
                <w:rPr>
                  <w:sz w:val="24"/>
                </w:rPr>
                <w:t xml:space="preserve"> </w:t>
              </w:r>
            </w:ins>
          </w:p>
          <w:p w:rsidR="00B163D3" w:rsidRDefault="002F2D09" w:rsidP="00AE436A">
            <w:pPr>
              <w:pStyle w:val="TableParagraph"/>
              <w:ind w:left="1449" w:right="277" w:hanging="1400"/>
              <w:jc w:val="center"/>
              <w:rPr>
                <w:ins w:id="4" w:author="Murshida" w:date="2026-10-28T12:36:00Z"/>
                <w:sz w:val="24"/>
              </w:rPr>
              <w:pPrChange w:id="5" w:author="Murshida" w:date="2026-10-28T12:46:00Z">
                <w:pPr>
                  <w:pStyle w:val="TableParagraph"/>
                  <w:spacing w:before="176"/>
                  <w:ind w:left="1449" w:right="277" w:hanging="1400"/>
                </w:pPr>
              </w:pPrChange>
            </w:pPr>
            <w:r>
              <w:rPr>
                <w:sz w:val="24"/>
              </w:rPr>
              <w:t xml:space="preserve">Using </w:t>
            </w:r>
          </w:p>
          <w:p w:rsidR="00EB00BE" w:rsidRDefault="002F2D09" w:rsidP="00AE436A">
            <w:pPr>
              <w:pStyle w:val="TableParagraph"/>
              <w:ind w:left="1449" w:right="277" w:hanging="1400"/>
              <w:jc w:val="center"/>
              <w:rPr>
                <w:sz w:val="24"/>
              </w:rPr>
              <w:pPrChange w:id="6" w:author="Murshida" w:date="2026-10-28T12:45:00Z">
                <w:pPr>
                  <w:pStyle w:val="TableParagraph"/>
                  <w:spacing w:before="176"/>
                  <w:ind w:left="1449" w:right="277" w:hanging="1400"/>
                </w:pPr>
              </w:pPrChange>
            </w:pPr>
            <w:r>
              <w:rPr>
                <w:sz w:val="24"/>
              </w:rPr>
              <w:t>Divide and Conquer</w:t>
            </w:r>
          </w:p>
        </w:tc>
        <w:tc>
          <w:tcPr>
            <w:tcW w:w="1391" w:type="dxa"/>
            <w:vAlign w:val="center"/>
          </w:tcPr>
          <w:p w:rsidR="00EB00BE" w:rsidRDefault="002F2D09" w:rsidP="00EB00BE">
            <w:pPr>
              <w:pStyle w:val="TableParagraph"/>
              <w:jc w:val="center"/>
              <w:rPr>
                <w:sz w:val="24"/>
              </w:rPr>
            </w:pPr>
            <w:ins w:id="7" w:author="Murshida" w:date="2026-10-28T12:25:00Z">
              <w:r>
                <w:rPr>
                  <w:sz w:val="24"/>
                </w:rPr>
                <w:t>2</w:t>
              </w:r>
            </w:ins>
            <w:del w:id="8" w:author="Murshida" w:date="2026-10-28T12:25:00Z">
              <w:r w:rsidR="00AD07D9" w:rsidDel="002F2D09">
                <w:rPr>
                  <w:sz w:val="24"/>
                </w:rPr>
                <w:delText>3</w:delText>
              </w:r>
            </w:del>
          </w:p>
        </w:tc>
        <w:tc>
          <w:tcPr>
            <w:tcW w:w="1528" w:type="dxa"/>
          </w:tcPr>
          <w:p w:rsidR="00EB00BE" w:rsidRDefault="00EB00BE" w:rsidP="00EB00BE">
            <w:pPr>
              <w:pStyle w:val="TableParagraph"/>
              <w:rPr>
                <w:sz w:val="24"/>
              </w:rPr>
            </w:pPr>
          </w:p>
        </w:tc>
      </w:tr>
      <w:tr w:rsidR="00AD07D9" w:rsidTr="00B163D3">
        <w:trPr>
          <w:trHeight w:val="995"/>
          <w:jc w:val="center"/>
        </w:trPr>
        <w:tc>
          <w:tcPr>
            <w:tcW w:w="707" w:type="dxa"/>
          </w:tcPr>
          <w:p w:rsidR="00AD07D9" w:rsidRDefault="00AD07D9" w:rsidP="00AD07D9">
            <w:pPr>
              <w:pStyle w:val="TableParagraph"/>
              <w:spacing w:before="75"/>
              <w:rPr>
                <w:b/>
                <w:sz w:val="24"/>
              </w:rPr>
            </w:pPr>
          </w:p>
          <w:p w:rsidR="00AD07D9" w:rsidRDefault="00AD07D9" w:rsidP="00AD07D9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535" w:type="dxa"/>
          </w:tcPr>
          <w:p w:rsidR="00AD07D9" w:rsidRDefault="00AD07D9" w:rsidP="00AD07D9">
            <w:pPr>
              <w:pStyle w:val="TableParagraph"/>
              <w:spacing w:before="75"/>
              <w:rPr>
                <w:b/>
                <w:sz w:val="24"/>
              </w:rPr>
            </w:pPr>
          </w:p>
          <w:p w:rsidR="00AD07D9" w:rsidRDefault="00AD07D9" w:rsidP="00AD07D9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18-08-2026</w:t>
            </w:r>
          </w:p>
        </w:tc>
        <w:tc>
          <w:tcPr>
            <w:tcW w:w="4704" w:type="dxa"/>
            <w:vAlign w:val="center"/>
          </w:tcPr>
          <w:p w:rsidR="00AD07D9" w:rsidRDefault="00AD07D9" w:rsidP="00AD07D9">
            <w:pPr>
              <w:pStyle w:val="TableParagraph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>Strassen’s Matrix Multiplication</w:t>
            </w:r>
          </w:p>
        </w:tc>
        <w:tc>
          <w:tcPr>
            <w:tcW w:w="1391" w:type="dxa"/>
            <w:vAlign w:val="center"/>
          </w:tcPr>
          <w:p w:rsidR="00AD07D9" w:rsidRDefault="002F2D09" w:rsidP="00AD07D9">
            <w:pPr>
              <w:pStyle w:val="TableParagraph"/>
              <w:jc w:val="center"/>
              <w:rPr>
                <w:sz w:val="24"/>
              </w:rPr>
            </w:pPr>
            <w:ins w:id="9" w:author="Murshida" w:date="2026-10-28T12:25:00Z">
              <w:r>
                <w:rPr>
                  <w:sz w:val="24"/>
                </w:rPr>
                <w:t>3</w:t>
              </w:r>
            </w:ins>
            <w:del w:id="10" w:author="Murshida" w:date="2026-10-28T12:25:00Z">
              <w:r w:rsidR="00AD07D9" w:rsidDel="002F2D09">
                <w:rPr>
                  <w:sz w:val="24"/>
                </w:rPr>
                <w:delText>4</w:delText>
              </w:r>
            </w:del>
          </w:p>
        </w:tc>
        <w:tc>
          <w:tcPr>
            <w:tcW w:w="1528" w:type="dxa"/>
          </w:tcPr>
          <w:p w:rsidR="00AD07D9" w:rsidRDefault="00AD07D9" w:rsidP="00AD07D9">
            <w:pPr>
              <w:pStyle w:val="TableParagraph"/>
              <w:rPr>
                <w:sz w:val="24"/>
              </w:rPr>
            </w:pPr>
          </w:p>
        </w:tc>
      </w:tr>
      <w:tr w:rsidR="00AD07D9" w:rsidTr="00B163D3">
        <w:trPr>
          <w:trHeight w:val="997"/>
          <w:jc w:val="center"/>
        </w:trPr>
        <w:tc>
          <w:tcPr>
            <w:tcW w:w="707" w:type="dxa"/>
          </w:tcPr>
          <w:p w:rsidR="00AD07D9" w:rsidRDefault="00AD07D9" w:rsidP="00AD07D9">
            <w:pPr>
              <w:pStyle w:val="TableParagraph"/>
              <w:spacing w:before="78"/>
              <w:rPr>
                <w:b/>
                <w:sz w:val="24"/>
              </w:rPr>
            </w:pPr>
          </w:p>
          <w:p w:rsidR="00AD07D9" w:rsidRDefault="00AD07D9" w:rsidP="00AD07D9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535" w:type="dxa"/>
          </w:tcPr>
          <w:p w:rsidR="00AD07D9" w:rsidRDefault="00AD07D9" w:rsidP="00AD07D9">
            <w:pPr>
              <w:pStyle w:val="TableParagraph"/>
              <w:spacing w:before="75"/>
              <w:rPr>
                <w:b/>
                <w:sz w:val="24"/>
              </w:rPr>
            </w:pPr>
          </w:p>
          <w:p w:rsidR="00AD07D9" w:rsidRDefault="00AD07D9" w:rsidP="00AD07D9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18-08-2026</w:t>
            </w:r>
          </w:p>
        </w:tc>
        <w:tc>
          <w:tcPr>
            <w:tcW w:w="4704" w:type="dxa"/>
            <w:vAlign w:val="center"/>
          </w:tcPr>
          <w:p w:rsidR="00B163D3" w:rsidRDefault="00AD07D9" w:rsidP="00AD07D9">
            <w:pPr>
              <w:pStyle w:val="TableParagraph"/>
              <w:spacing w:before="75"/>
              <w:ind w:left="6" w:right="2"/>
              <w:jc w:val="center"/>
              <w:rPr>
                <w:ins w:id="11" w:author="Murshida" w:date="2026-10-28T12:37:00Z"/>
                <w:sz w:val="24"/>
              </w:rPr>
            </w:pPr>
            <w:r>
              <w:rPr>
                <w:sz w:val="24"/>
              </w:rPr>
              <w:t xml:space="preserve">Job Sequencing </w:t>
            </w:r>
            <w:ins w:id="12" w:author="Murshida" w:date="2026-10-28T12:37:00Z">
              <w:r w:rsidR="00B163D3">
                <w:rPr>
                  <w:sz w:val="24"/>
                </w:rPr>
                <w:t>Problem</w:t>
              </w:r>
            </w:ins>
          </w:p>
          <w:p w:rsidR="00AD07D9" w:rsidRDefault="00AD07D9" w:rsidP="00AD07D9">
            <w:pPr>
              <w:pStyle w:val="TableParagraph"/>
              <w:spacing w:before="75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>Using Greedy Method</w:t>
            </w:r>
          </w:p>
        </w:tc>
        <w:tc>
          <w:tcPr>
            <w:tcW w:w="1391" w:type="dxa"/>
            <w:vAlign w:val="center"/>
          </w:tcPr>
          <w:p w:rsidR="00AD07D9" w:rsidRDefault="002F2D09" w:rsidP="00AD07D9">
            <w:pPr>
              <w:pStyle w:val="TableParagraph"/>
              <w:jc w:val="center"/>
              <w:rPr>
                <w:sz w:val="24"/>
              </w:rPr>
            </w:pPr>
            <w:ins w:id="13" w:author="Murshida" w:date="2026-10-28T12:25:00Z">
              <w:r>
                <w:rPr>
                  <w:sz w:val="24"/>
                </w:rPr>
                <w:t>5</w:t>
              </w:r>
            </w:ins>
            <w:del w:id="14" w:author="Murshida" w:date="2026-10-28T12:25:00Z">
              <w:r w:rsidR="00AD07D9" w:rsidDel="002F2D09">
                <w:rPr>
                  <w:sz w:val="24"/>
                </w:rPr>
                <w:delText>6</w:delText>
              </w:r>
            </w:del>
          </w:p>
        </w:tc>
        <w:tc>
          <w:tcPr>
            <w:tcW w:w="1528" w:type="dxa"/>
          </w:tcPr>
          <w:p w:rsidR="00AD07D9" w:rsidRDefault="00AD07D9" w:rsidP="00AD07D9">
            <w:pPr>
              <w:pStyle w:val="TableParagraph"/>
              <w:rPr>
                <w:sz w:val="24"/>
              </w:rPr>
            </w:pPr>
          </w:p>
        </w:tc>
      </w:tr>
      <w:tr w:rsidR="00AD07D9" w:rsidTr="00B163D3">
        <w:trPr>
          <w:trHeight w:val="995"/>
          <w:jc w:val="center"/>
        </w:trPr>
        <w:tc>
          <w:tcPr>
            <w:tcW w:w="707" w:type="dxa"/>
          </w:tcPr>
          <w:p w:rsidR="00AD07D9" w:rsidRDefault="00AD07D9" w:rsidP="00AD07D9">
            <w:pPr>
              <w:pStyle w:val="TableParagraph"/>
              <w:spacing w:before="75"/>
              <w:rPr>
                <w:b/>
                <w:sz w:val="24"/>
              </w:rPr>
            </w:pPr>
          </w:p>
          <w:p w:rsidR="00AD07D9" w:rsidRDefault="00AD07D9" w:rsidP="00AD07D9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535" w:type="dxa"/>
          </w:tcPr>
          <w:p w:rsidR="00AD07D9" w:rsidRDefault="00AD07D9" w:rsidP="00AD07D9">
            <w:pPr>
              <w:pStyle w:val="TableParagraph"/>
              <w:spacing w:before="75"/>
              <w:rPr>
                <w:b/>
                <w:sz w:val="24"/>
              </w:rPr>
            </w:pPr>
          </w:p>
          <w:p w:rsidR="00AD07D9" w:rsidRDefault="00AD07D9" w:rsidP="00AD07D9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18-08-2026</w:t>
            </w:r>
          </w:p>
        </w:tc>
        <w:tc>
          <w:tcPr>
            <w:tcW w:w="4704" w:type="dxa"/>
            <w:vAlign w:val="center"/>
          </w:tcPr>
          <w:p w:rsidR="00AD07D9" w:rsidRDefault="00AD07D9" w:rsidP="00AD07D9">
            <w:pPr>
              <w:pStyle w:val="TableParagraph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Prim’s Algorithm</w:t>
            </w:r>
            <w:ins w:id="15" w:author="Murshida" w:date="2026-10-28T12:37:00Z">
              <w:r w:rsidR="00B163D3">
                <w:rPr>
                  <w:sz w:val="24"/>
                </w:rPr>
                <w:t xml:space="preserve"> for MST</w:t>
              </w:r>
            </w:ins>
          </w:p>
        </w:tc>
        <w:tc>
          <w:tcPr>
            <w:tcW w:w="1391" w:type="dxa"/>
            <w:vAlign w:val="center"/>
          </w:tcPr>
          <w:p w:rsidR="00AD07D9" w:rsidRDefault="002F2D09" w:rsidP="00AD07D9">
            <w:pPr>
              <w:pStyle w:val="TableParagraph"/>
              <w:jc w:val="center"/>
              <w:rPr>
                <w:sz w:val="24"/>
              </w:rPr>
            </w:pPr>
            <w:ins w:id="16" w:author="Murshida" w:date="2026-10-28T12:25:00Z">
              <w:r>
                <w:rPr>
                  <w:sz w:val="24"/>
                </w:rPr>
                <w:t>7</w:t>
              </w:r>
            </w:ins>
            <w:del w:id="17" w:author="Murshida" w:date="2026-10-28T12:25:00Z">
              <w:r w:rsidR="00AD07D9" w:rsidDel="002F2D09">
                <w:rPr>
                  <w:sz w:val="24"/>
                </w:rPr>
                <w:delText>8</w:delText>
              </w:r>
            </w:del>
          </w:p>
        </w:tc>
        <w:tc>
          <w:tcPr>
            <w:tcW w:w="1528" w:type="dxa"/>
          </w:tcPr>
          <w:p w:rsidR="00AD07D9" w:rsidRDefault="00AD07D9" w:rsidP="00AD07D9">
            <w:pPr>
              <w:pStyle w:val="TableParagraph"/>
              <w:rPr>
                <w:sz w:val="24"/>
              </w:rPr>
            </w:pPr>
          </w:p>
        </w:tc>
      </w:tr>
      <w:tr w:rsidR="00AD07D9" w:rsidTr="00B163D3">
        <w:trPr>
          <w:trHeight w:val="995"/>
          <w:jc w:val="center"/>
        </w:trPr>
        <w:tc>
          <w:tcPr>
            <w:tcW w:w="707" w:type="dxa"/>
          </w:tcPr>
          <w:p w:rsidR="00AD07D9" w:rsidRDefault="00AD07D9" w:rsidP="00AD07D9">
            <w:pPr>
              <w:pStyle w:val="TableParagraph"/>
              <w:spacing w:before="75"/>
              <w:rPr>
                <w:b/>
                <w:sz w:val="24"/>
              </w:rPr>
            </w:pPr>
          </w:p>
          <w:p w:rsidR="00AD07D9" w:rsidRDefault="00AD07D9" w:rsidP="00AD07D9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535" w:type="dxa"/>
          </w:tcPr>
          <w:p w:rsidR="00AD07D9" w:rsidRDefault="00AD07D9" w:rsidP="00AD07D9">
            <w:pPr>
              <w:pStyle w:val="TableParagraph"/>
              <w:spacing w:before="75"/>
              <w:rPr>
                <w:b/>
                <w:sz w:val="24"/>
              </w:rPr>
            </w:pPr>
          </w:p>
          <w:p w:rsidR="00AD07D9" w:rsidRDefault="00AD07D9" w:rsidP="00AD07D9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01-09-2026</w:t>
            </w:r>
          </w:p>
        </w:tc>
        <w:tc>
          <w:tcPr>
            <w:tcW w:w="4704" w:type="dxa"/>
            <w:vAlign w:val="center"/>
          </w:tcPr>
          <w:p w:rsidR="00AE436A" w:rsidRDefault="00AD07D9" w:rsidP="00AE436A">
            <w:pPr>
              <w:pStyle w:val="TableParagraph"/>
              <w:ind w:left="1432" w:right="471" w:hanging="956"/>
              <w:rPr>
                <w:ins w:id="18" w:author="Murshida" w:date="2026-10-28T12:38:00Z"/>
                <w:sz w:val="24"/>
              </w:rPr>
              <w:pPrChange w:id="19" w:author="Murshida" w:date="2026-10-28T12:46:00Z">
                <w:pPr>
                  <w:pStyle w:val="TableParagraph"/>
                  <w:spacing w:before="215"/>
                  <w:ind w:left="1432" w:right="471" w:hanging="956"/>
                  <w:jc w:val="center"/>
                </w:pPr>
              </w:pPrChange>
            </w:pPr>
            <w:r>
              <w:rPr>
                <w:sz w:val="24"/>
              </w:rPr>
              <w:t>Traveling Salesman Problem</w:t>
            </w:r>
            <w:ins w:id="20" w:author="Murshida" w:date="2026-10-28T12:37:00Z">
              <w:r w:rsidR="00AE436A">
                <w:rPr>
                  <w:sz w:val="24"/>
                </w:rPr>
                <w:t xml:space="preserve"> Using</w:t>
              </w:r>
            </w:ins>
          </w:p>
          <w:p w:rsidR="00AD07D9" w:rsidRDefault="00AE436A" w:rsidP="00AE436A">
            <w:pPr>
              <w:pStyle w:val="TableParagraph"/>
              <w:ind w:left="1432" w:right="471" w:hanging="956"/>
              <w:jc w:val="center"/>
              <w:rPr>
                <w:sz w:val="24"/>
              </w:rPr>
              <w:pPrChange w:id="21" w:author="Murshida" w:date="2026-10-28T12:46:00Z">
                <w:pPr>
                  <w:pStyle w:val="TableParagraph"/>
                  <w:spacing w:before="215"/>
                  <w:ind w:left="1432" w:right="471" w:hanging="956"/>
                  <w:jc w:val="center"/>
                </w:pPr>
              </w:pPrChange>
            </w:pPr>
            <w:ins w:id="22" w:author="Murshida" w:date="2026-10-28T12:37:00Z">
              <w:r>
                <w:rPr>
                  <w:sz w:val="24"/>
                </w:rPr>
                <w:t>Dynamic Programm</w:t>
              </w:r>
            </w:ins>
            <w:ins w:id="23" w:author="Murshida" w:date="2026-10-28T12:38:00Z">
              <w:r>
                <w:rPr>
                  <w:sz w:val="24"/>
                </w:rPr>
                <w:t>ing</w:t>
              </w:r>
            </w:ins>
          </w:p>
        </w:tc>
        <w:tc>
          <w:tcPr>
            <w:tcW w:w="1391" w:type="dxa"/>
            <w:vAlign w:val="center"/>
          </w:tcPr>
          <w:p w:rsidR="00AD07D9" w:rsidRDefault="002F2D09" w:rsidP="00AD07D9">
            <w:pPr>
              <w:pStyle w:val="TableParagraph"/>
              <w:jc w:val="center"/>
              <w:rPr>
                <w:sz w:val="24"/>
              </w:rPr>
            </w:pPr>
            <w:ins w:id="24" w:author="Murshida" w:date="2026-10-28T12:25:00Z">
              <w:r>
                <w:rPr>
                  <w:sz w:val="24"/>
                </w:rPr>
                <w:t>9</w:t>
              </w:r>
            </w:ins>
            <w:del w:id="25" w:author="Murshida" w:date="2026-10-28T12:25:00Z">
              <w:r w:rsidR="00AD07D9" w:rsidDel="002F2D09">
                <w:rPr>
                  <w:sz w:val="24"/>
                </w:rPr>
                <w:delText>10</w:delText>
              </w:r>
            </w:del>
          </w:p>
        </w:tc>
        <w:tc>
          <w:tcPr>
            <w:tcW w:w="1528" w:type="dxa"/>
          </w:tcPr>
          <w:p w:rsidR="00AD07D9" w:rsidRDefault="00AD07D9" w:rsidP="00AD07D9">
            <w:pPr>
              <w:pStyle w:val="TableParagraph"/>
              <w:rPr>
                <w:sz w:val="24"/>
              </w:rPr>
            </w:pPr>
          </w:p>
        </w:tc>
      </w:tr>
      <w:tr w:rsidR="00AD07D9" w:rsidTr="00B163D3">
        <w:trPr>
          <w:trHeight w:val="995"/>
          <w:jc w:val="center"/>
        </w:trPr>
        <w:tc>
          <w:tcPr>
            <w:tcW w:w="707" w:type="dxa"/>
          </w:tcPr>
          <w:p w:rsidR="00AD07D9" w:rsidRDefault="00AD07D9" w:rsidP="00AD07D9">
            <w:pPr>
              <w:pStyle w:val="TableParagraph"/>
              <w:spacing w:before="75"/>
              <w:rPr>
                <w:b/>
                <w:sz w:val="24"/>
              </w:rPr>
            </w:pPr>
          </w:p>
          <w:p w:rsidR="00AD07D9" w:rsidRDefault="00AD07D9" w:rsidP="00AD07D9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535" w:type="dxa"/>
          </w:tcPr>
          <w:p w:rsidR="00AD07D9" w:rsidRDefault="00AD07D9" w:rsidP="00AD07D9">
            <w:pPr>
              <w:pStyle w:val="TableParagraph"/>
              <w:spacing w:before="75"/>
              <w:rPr>
                <w:b/>
                <w:sz w:val="24"/>
              </w:rPr>
            </w:pPr>
          </w:p>
          <w:p w:rsidR="00AD07D9" w:rsidRDefault="00AD07D9" w:rsidP="00AD07D9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15-09-2026</w:t>
            </w:r>
          </w:p>
        </w:tc>
        <w:tc>
          <w:tcPr>
            <w:tcW w:w="4704" w:type="dxa"/>
            <w:vAlign w:val="center"/>
          </w:tcPr>
          <w:p w:rsidR="00AD07D9" w:rsidRDefault="00AD07D9" w:rsidP="00AD07D9">
            <w:pPr>
              <w:pStyle w:val="TableParagraph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>Sum of Subsets Using Backtracking</w:t>
            </w:r>
          </w:p>
        </w:tc>
        <w:tc>
          <w:tcPr>
            <w:tcW w:w="1391" w:type="dxa"/>
            <w:vAlign w:val="center"/>
          </w:tcPr>
          <w:p w:rsidR="00AD07D9" w:rsidRDefault="00AD07D9" w:rsidP="00AD07D9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ins w:id="26" w:author="Murshida" w:date="2026-10-28T12:25:00Z">
              <w:r w:rsidR="002F2D09">
                <w:rPr>
                  <w:sz w:val="24"/>
                </w:rPr>
                <w:t>1</w:t>
              </w:r>
            </w:ins>
            <w:del w:id="27" w:author="Murshida" w:date="2026-10-28T12:25:00Z">
              <w:r w:rsidDel="002F2D09">
                <w:rPr>
                  <w:sz w:val="24"/>
                </w:rPr>
                <w:delText>2</w:delText>
              </w:r>
            </w:del>
          </w:p>
        </w:tc>
        <w:tc>
          <w:tcPr>
            <w:tcW w:w="1528" w:type="dxa"/>
          </w:tcPr>
          <w:p w:rsidR="00AD07D9" w:rsidRDefault="00AD07D9" w:rsidP="00AD07D9">
            <w:pPr>
              <w:pStyle w:val="TableParagraph"/>
              <w:rPr>
                <w:sz w:val="24"/>
              </w:rPr>
            </w:pPr>
          </w:p>
        </w:tc>
      </w:tr>
      <w:tr w:rsidR="00AD07D9" w:rsidTr="00B163D3">
        <w:trPr>
          <w:trHeight w:val="996"/>
          <w:jc w:val="center"/>
        </w:trPr>
        <w:tc>
          <w:tcPr>
            <w:tcW w:w="707" w:type="dxa"/>
          </w:tcPr>
          <w:p w:rsidR="00AD07D9" w:rsidRDefault="00AD07D9" w:rsidP="00AD07D9">
            <w:pPr>
              <w:pStyle w:val="TableParagraph"/>
              <w:spacing w:before="75"/>
              <w:rPr>
                <w:b/>
                <w:sz w:val="24"/>
              </w:rPr>
            </w:pPr>
          </w:p>
          <w:p w:rsidR="00AD07D9" w:rsidRDefault="00AD07D9" w:rsidP="00AD07D9">
            <w:pPr>
              <w:pStyle w:val="TableParagraph"/>
              <w:ind w:left="10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535" w:type="dxa"/>
          </w:tcPr>
          <w:p w:rsidR="00AD07D9" w:rsidRDefault="00AD07D9" w:rsidP="00AD07D9">
            <w:pPr>
              <w:pStyle w:val="TableParagraph"/>
              <w:spacing w:before="75"/>
              <w:rPr>
                <w:b/>
                <w:sz w:val="24"/>
              </w:rPr>
            </w:pPr>
          </w:p>
          <w:p w:rsidR="00AD07D9" w:rsidRDefault="00AD07D9" w:rsidP="00AD07D9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08-09-2026</w:t>
            </w:r>
          </w:p>
        </w:tc>
        <w:tc>
          <w:tcPr>
            <w:tcW w:w="4704" w:type="dxa"/>
            <w:vAlign w:val="center"/>
          </w:tcPr>
          <w:p w:rsidR="00B163D3" w:rsidRDefault="00AD07D9" w:rsidP="00AD07D9">
            <w:pPr>
              <w:pStyle w:val="TableParagraph"/>
              <w:ind w:left="174" w:right="135"/>
              <w:jc w:val="center"/>
              <w:rPr>
                <w:ins w:id="28" w:author="Murshida" w:date="2026-10-28T12:36:00Z"/>
                <w:sz w:val="24"/>
              </w:rPr>
            </w:pPr>
            <w:r>
              <w:rPr>
                <w:sz w:val="24"/>
              </w:rPr>
              <w:t xml:space="preserve">Travelling Salesman Problem Using </w:t>
            </w:r>
          </w:p>
          <w:p w:rsidR="00AD07D9" w:rsidRDefault="00AD07D9" w:rsidP="00AD07D9">
            <w:pPr>
              <w:pStyle w:val="TableParagraph"/>
              <w:ind w:left="174" w:right="135"/>
              <w:jc w:val="center"/>
              <w:rPr>
                <w:sz w:val="24"/>
              </w:rPr>
            </w:pPr>
            <w:r>
              <w:rPr>
                <w:sz w:val="24"/>
              </w:rPr>
              <w:t>Branch and Bound</w:t>
            </w:r>
          </w:p>
        </w:tc>
        <w:tc>
          <w:tcPr>
            <w:tcW w:w="1391" w:type="dxa"/>
            <w:vAlign w:val="center"/>
          </w:tcPr>
          <w:p w:rsidR="00AD07D9" w:rsidRDefault="00AD07D9" w:rsidP="00AD07D9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  <w:ins w:id="29" w:author="Murshida" w:date="2026-10-28T12:25:00Z">
              <w:r w:rsidR="002F2D09">
                <w:rPr>
                  <w:sz w:val="24"/>
                </w:rPr>
                <w:t>3</w:t>
              </w:r>
            </w:ins>
            <w:del w:id="30" w:author="Murshida" w:date="2026-10-28T12:25:00Z">
              <w:r w:rsidDel="002F2D09">
                <w:rPr>
                  <w:sz w:val="24"/>
                </w:rPr>
                <w:delText>4</w:delText>
              </w:r>
            </w:del>
          </w:p>
        </w:tc>
        <w:tc>
          <w:tcPr>
            <w:tcW w:w="1528" w:type="dxa"/>
          </w:tcPr>
          <w:p w:rsidR="00AD07D9" w:rsidRDefault="00AD07D9" w:rsidP="00AD07D9">
            <w:pPr>
              <w:pStyle w:val="TableParagraph"/>
              <w:rPr>
                <w:sz w:val="24"/>
              </w:rPr>
            </w:pPr>
          </w:p>
        </w:tc>
      </w:tr>
    </w:tbl>
    <w:p w:rsidR="00CF65F1" w:rsidRDefault="00CF65F1"/>
    <w:p w:rsidR="006E7E43" w:rsidRDefault="006E7E43" w:rsidP="009B139E">
      <w:pPr>
        <w:pStyle w:val="BodyText"/>
        <w:spacing w:after="240" w:line="357" w:lineRule="auto"/>
        <w:ind w:left="360"/>
        <w:rPr>
          <w:b/>
          <w:sz w:val="28"/>
        </w:rPr>
      </w:pPr>
    </w:p>
    <w:p w:rsidR="003B3C88" w:rsidRDefault="003B3C88" w:rsidP="009B139E">
      <w:pPr>
        <w:pStyle w:val="BodyText"/>
        <w:spacing w:after="240" w:line="357" w:lineRule="auto"/>
        <w:ind w:left="360"/>
        <w:rPr>
          <w:b/>
          <w:sz w:val="28"/>
        </w:rPr>
        <w:sectPr w:rsidR="003B3C88" w:rsidSect="006E7E43">
          <w:pgSz w:w="11906" w:h="16838" w:code="9"/>
          <w:pgMar w:top="1134" w:right="758" w:bottom="280" w:left="709" w:header="720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  <w:docGrid w:linePitch="299"/>
        </w:sectPr>
      </w:pPr>
    </w:p>
    <w:p w:rsidR="003B3C88" w:rsidRDefault="003B3C88" w:rsidP="009B139E">
      <w:pPr>
        <w:pStyle w:val="BodyText"/>
        <w:spacing w:after="240" w:line="357" w:lineRule="auto"/>
        <w:ind w:left="360"/>
        <w:rPr>
          <w:b/>
          <w:sz w:val="28"/>
        </w:rPr>
      </w:pPr>
    </w:p>
    <w:p w:rsidR="003675B1" w:rsidRDefault="003B3C88">
      <w:pPr>
        <w:rPr>
          <w:b/>
          <w:sz w:val="28"/>
        </w:rPr>
      </w:pPr>
      <w:bookmarkStart w:id="31" w:name="_GoBack"/>
      <w:bookmarkEnd w:id="31"/>
      <w:r>
        <w:rPr>
          <w:b/>
          <w:sz w:val="28"/>
        </w:rPr>
        <w:br w:type="page"/>
      </w:r>
    </w:p>
    <w:p w:rsidR="003675B1" w:rsidRDefault="003675B1">
      <w:pPr>
        <w:rPr>
          <w:b/>
          <w:sz w:val="28"/>
        </w:rPr>
      </w:pPr>
      <w:r>
        <w:rPr>
          <w:b/>
          <w:sz w:val="28"/>
        </w:rPr>
        <w:lastRenderedPageBreak/>
        <w:br w:type="page"/>
      </w:r>
    </w:p>
    <w:p w:rsidR="003B3C88" w:rsidRDefault="003B3C88">
      <w:pPr>
        <w:rPr>
          <w:b/>
          <w:sz w:val="28"/>
        </w:rPr>
        <w:sectPr w:rsidR="003B3C88" w:rsidSect="003B3C88">
          <w:pgSz w:w="11906" w:h="16838" w:code="9"/>
          <w:pgMar w:top="1134" w:right="758" w:bottom="280" w:left="709" w:header="720" w:footer="0" w:gutter="0"/>
          <w:cols w:space="720"/>
          <w:docGrid w:linePitch="299"/>
        </w:sectPr>
      </w:pPr>
    </w:p>
    <w:p w:rsidR="00367F48" w:rsidRPr="00C94DD3" w:rsidRDefault="009B139E" w:rsidP="009B139E">
      <w:pPr>
        <w:pStyle w:val="BodyText"/>
        <w:spacing w:after="240" w:line="357" w:lineRule="auto"/>
        <w:ind w:left="360"/>
        <w:rPr>
          <w:b/>
          <w:sz w:val="28"/>
        </w:rPr>
      </w:pPr>
      <w:r>
        <w:rPr>
          <w:b/>
          <w:sz w:val="28"/>
        </w:rPr>
        <w:lastRenderedPageBreak/>
        <w:t xml:space="preserve">SOURCE CODE </w:t>
      </w:r>
      <w:r w:rsidR="00A76F30" w:rsidRPr="00C94DD3">
        <w:rPr>
          <w:b/>
          <w:sz w:val="28"/>
        </w:rPr>
        <w:t xml:space="preserve">: </w:t>
      </w:r>
    </w:p>
    <w:p w:rsidR="009B139E" w:rsidRDefault="009B139E" w:rsidP="009B139E">
      <w:pPr>
        <w:pStyle w:val="BodyText"/>
        <w:spacing w:line="360" w:lineRule="auto"/>
        <w:ind w:left="360"/>
      </w:pPr>
      <w:r>
        <w:t>#include &lt;stdio.h&gt;</w:t>
      </w:r>
    </w:p>
    <w:p w:rsidR="009B139E" w:rsidRDefault="009B139E" w:rsidP="009B139E">
      <w:pPr>
        <w:pStyle w:val="BodyText"/>
        <w:spacing w:line="360" w:lineRule="auto"/>
        <w:ind w:left="360"/>
      </w:pPr>
      <w:r>
        <w:t>int main()</w:t>
      </w:r>
    </w:p>
    <w:p w:rsidR="009B139E" w:rsidRDefault="009B139E" w:rsidP="009B139E">
      <w:pPr>
        <w:pStyle w:val="BodyText"/>
        <w:spacing w:line="360" w:lineRule="auto"/>
        <w:ind w:left="360"/>
      </w:pPr>
      <w:r>
        <w:t>{</w:t>
      </w:r>
    </w:p>
    <w:p w:rsidR="009B139E" w:rsidRDefault="009B139E" w:rsidP="009B139E">
      <w:pPr>
        <w:pStyle w:val="BodyText"/>
        <w:spacing w:line="360" w:lineRule="auto"/>
        <w:ind w:left="360"/>
      </w:pPr>
      <w:r>
        <w:t xml:space="preserve">    int a[100], n, key, low, high, mid, i;</w:t>
      </w:r>
    </w:p>
    <w:p w:rsidR="009B139E" w:rsidRDefault="009B139E" w:rsidP="009B139E">
      <w:pPr>
        <w:pStyle w:val="BodyText"/>
        <w:spacing w:line="360" w:lineRule="auto"/>
        <w:ind w:left="360"/>
      </w:pPr>
      <w:r>
        <w:t xml:space="preserve">    printf("Enter number of elements: ");</w:t>
      </w:r>
    </w:p>
    <w:p w:rsidR="009B139E" w:rsidRDefault="009B139E" w:rsidP="009B139E">
      <w:pPr>
        <w:pStyle w:val="BodyText"/>
        <w:spacing w:line="360" w:lineRule="auto"/>
        <w:ind w:left="360"/>
      </w:pPr>
      <w:r>
        <w:t xml:space="preserve">    scanf("%d", &amp;n);</w:t>
      </w:r>
    </w:p>
    <w:p w:rsidR="009B139E" w:rsidRDefault="009B139E" w:rsidP="009B139E">
      <w:pPr>
        <w:pStyle w:val="BodyText"/>
        <w:spacing w:line="360" w:lineRule="auto"/>
        <w:ind w:left="360"/>
      </w:pPr>
      <w:r>
        <w:t xml:space="preserve">    printf("Enter elements in ascending order:\n");</w:t>
      </w:r>
    </w:p>
    <w:p w:rsidR="009B139E" w:rsidRDefault="009B139E" w:rsidP="009B139E">
      <w:pPr>
        <w:pStyle w:val="BodyText"/>
        <w:spacing w:line="360" w:lineRule="auto"/>
        <w:ind w:left="360"/>
      </w:pPr>
      <w:r>
        <w:t xml:space="preserve">    for(i = 0; i &lt; n; i++)</w:t>
      </w:r>
    </w:p>
    <w:p w:rsidR="009B139E" w:rsidRDefault="009B139E" w:rsidP="009B139E">
      <w:pPr>
        <w:pStyle w:val="BodyText"/>
        <w:spacing w:line="360" w:lineRule="auto"/>
        <w:ind w:left="360"/>
      </w:pPr>
      <w:r>
        <w:t xml:space="preserve">        scanf("%d", &amp;a[i]);</w:t>
      </w:r>
    </w:p>
    <w:p w:rsidR="009B139E" w:rsidRDefault="009B139E" w:rsidP="009B139E">
      <w:pPr>
        <w:pStyle w:val="BodyText"/>
        <w:spacing w:line="360" w:lineRule="auto"/>
        <w:ind w:left="360"/>
      </w:pPr>
      <w:r>
        <w:t xml:space="preserve">    printf("Enter element to search: ");</w:t>
      </w:r>
    </w:p>
    <w:p w:rsidR="009B139E" w:rsidRDefault="009B139E" w:rsidP="009B139E">
      <w:pPr>
        <w:pStyle w:val="BodyText"/>
        <w:spacing w:line="360" w:lineRule="auto"/>
        <w:ind w:left="360"/>
      </w:pPr>
      <w:r>
        <w:t xml:space="preserve">    scanf("%d", &amp;key);</w:t>
      </w:r>
    </w:p>
    <w:p w:rsidR="009B139E" w:rsidRDefault="009B139E" w:rsidP="009B139E">
      <w:pPr>
        <w:pStyle w:val="BodyText"/>
        <w:spacing w:line="360" w:lineRule="auto"/>
        <w:ind w:left="360"/>
      </w:pPr>
      <w:r>
        <w:t xml:space="preserve">    low = 0;</w:t>
      </w:r>
    </w:p>
    <w:p w:rsidR="009B139E" w:rsidRDefault="009B139E" w:rsidP="009B139E">
      <w:pPr>
        <w:pStyle w:val="BodyText"/>
        <w:spacing w:line="360" w:lineRule="auto"/>
        <w:ind w:left="360"/>
      </w:pPr>
      <w:r>
        <w:t xml:space="preserve">    high = n - 1;</w:t>
      </w:r>
    </w:p>
    <w:p w:rsidR="009B139E" w:rsidRDefault="009B139E" w:rsidP="009B139E">
      <w:pPr>
        <w:pStyle w:val="BodyText"/>
        <w:spacing w:line="360" w:lineRule="auto"/>
        <w:ind w:left="360"/>
      </w:pPr>
      <w:r>
        <w:t xml:space="preserve">    while(low &lt;= high)</w:t>
      </w:r>
    </w:p>
    <w:p w:rsidR="009B139E" w:rsidRDefault="009B139E" w:rsidP="009B139E">
      <w:pPr>
        <w:pStyle w:val="BodyText"/>
        <w:spacing w:line="360" w:lineRule="auto"/>
        <w:ind w:left="360"/>
      </w:pPr>
      <w:r>
        <w:t xml:space="preserve">    {</w:t>
      </w:r>
    </w:p>
    <w:p w:rsidR="009B139E" w:rsidRDefault="009B139E" w:rsidP="009B139E">
      <w:pPr>
        <w:pStyle w:val="BodyText"/>
        <w:spacing w:line="360" w:lineRule="auto"/>
        <w:ind w:left="360"/>
      </w:pPr>
      <w:r>
        <w:t xml:space="preserve">        mid = (low + high) / 2;</w:t>
      </w:r>
    </w:p>
    <w:p w:rsidR="009B139E" w:rsidRDefault="009B139E" w:rsidP="009B139E">
      <w:pPr>
        <w:pStyle w:val="BodyText"/>
        <w:spacing w:line="360" w:lineRule="auto"/>
        <w:ind w:left="360"/>
      </w:pPr>
      <w:r>
        <w:t xml:space="preserve">        if(a[mid] == key)</w:t>
      </w:r>
    </w:p>
    <w:p w:rsidR="009B139E" w:rsidRDefault="009B139E" w:rsidP="009B139E">
      <w:pPr>
        <w:pStyle w:val="BodyText"/>
        <w:spacing w:line="360" w:lineRule="auto"/>
        <w:ind w:left="360"/>
      </w:pPr>
      <w:r>
        <w:t xml:space="preserve">        {</w:t>
      </w:r>
    </w:p>
    <w:p w:rsidR="009B139E" w:rsidRDefault="009B139E" w:rsidP="009B139E">
      <w:pPr>
        <w:pStyle w:val="BodyText"/>
        <w:spacing w:line="360" w:lineRule="auto"/>
        <w:ind w:left="360"/>
      </w:pPr>
      <w:r>
        <w:t xml:space="preserve">            printf("Element found at position %d", mid + 1);</w:t>
      </w:r>
    </w:p>
    <w:p w:rsidR="009B139E" w:rsidRDefault="009B139E" w:rsidP="009B139E">
      <w:pPr>
        <w:pStyle w:val="BodyText"/>
        <w:spacing w:line="360" w:lineRule="auto"/>
        <w:ind w:left="360"/>
      </w:pPr>
      <w:r>
        <w:t xml:space="preserve">            return 0;</w:t>
      </w:r>
    </w:p>
    <w:p w:rsidR="009B139E" w:rsidRDefault="009B139E" w:rsidP="009B139E">
      <w:pPr>
        <w:pStyle w:val="BodyText"/>
        <w:spacing w:line="360" w:lineRule="auto"/>
        <w:ind w:left="360"/>
      </w:pPr>
      <w:r>
        <w:t xml:space="preserve">        }</w:t>
      </w:r>
    </w:p>
    <w:p w:rsidR="009B139E" w:rsidRDefault="009B139E" w:rsidP="009B139E">
      <w:pPr>
        <w:pStyle w:val="BodyText"/>
        <w:spacing w:line="360" w:lineRule="auto"/>
        <w:ind w:left="360"/>
      </w:pPr>
      <w:r>
        <w:t xml:space="preserve">        else if(key &lt; a[mid])</w:t>
      </w:r>
    </w:p>
    <w:p w:rsidR="009B139E" w:rsidRDefault="009B139E" w:rsidP="009B139E">
      <w:pPr>
        <w:pStyle w:val="BodyText"/>
        <w:spacing w:line="360" w:lineRule="auto"/>
        <w:ind w:left="360"/>
      </w:pPr>
      <w:r>
        <w:t xml:space="preserve">            high = mid - 1;</w:t>
      </w:r>
    </w:p>
    <w:p w:rsidR="009B139E" w:rsidRDefault="009B139E" w:rsidP="009B139E">
      <w:pPr>
        <w:pStyle w:val="BodyText"/>
        <w:spacing w:line="360" w:lineRule="auto"/>
        <w:ind w:left="360"/>
      </w:pPr>
      <w:r>
        <w:t xml:space="preserve">        else</w:t>
      </w:r>
    </w:p>
    <w:p w:rsidR="009B139E" w:rsidRDefault="009B139E" w:rsidP="009B139E">
      <w:pPr>
        <w:pStyle w:val="BodyText"/>
        <w:spacing w:line="360" w:lineRule="auto"/>
        <w:ind w:left="360"/>
      </w:pPr>
      <w:r>
        <w:t xml:space="preserve">            low = mid + 1;</w:t>
      </w:r>
    </w:p>
    <w:p w:rsidR="009B139E" w:rsidRDefault="009B139E" w:rsidP="009B139E">
      <w:pPr>
        <w:pStyle w:val="BodyText"/>
        <w:spacing w:line="360" w:lineRule="auto"/>
        <w:ind w:left="360"/>
      </w:pPr>
      <w:r>
        <w:t xml:space="preserve">    }</w:t>
      </w:r>
    </w:p>
    <w:p w:rsidR="009B139E" w:rsidRDefault="009B139E" w:rsidP="009B139E">
      <w:pPr>
        <w:pStyle w:val="BodyText"/>
        <w:spacing w:line="360" w:lineRule="auto"/>
        <w:ind w:left="360"/>
      </w:pPr>
      <w:r>
        <w:t xml:space="preserve">    printf("Element not found");</w:t>
      </w:r>
    </w:p>
    <w:p w:rsidR="009B139E" w:rsidRDefault="009B139E" w:rsidP="009B139E">
      <w:pPr>
        <w:pStyle w:val="BodyText"/>
        <w:spacing w:line="360" w:lineRule="auto"/>
        <w:ind w:left="360"/>
      </w:pPr>
      <w:r>
        <w:t xml:space="preserve">    return 0;</w:t>
      </w:r>
    </w:p>
    <w:p w:rsidR="00367F48" w:rsidRDefault="009B139E" w:rsidP="009B139E">
      <w:pPr>
        <w:pStyle w:val="BodyText"/>
        <w:spacing w:line="360" w:lineRule="auto"/>
        <w:ind w:left="360"/>
      </w:pPr>
      <w:r>
        <w:t>}</w:t>
      </w:r>
    </w:p>
    <w:p w:rsidR="00F034CA" w:rsidRDefault="00F034CA" w:rsidP="00462B22">
      <w:pPr>
        <w:pStyle w:val="Heading1"/>
        <w:ind w:left="355"/>
        <w:rPr>
          <w:ins w:id="32" w:author="Murshida" w:date="2026-10-28T12:22:00Z"/>
        </w:rPr>
      </w:pPr>
    </w:p>
    <w:p w:rsidR="002F2D09" w:rsidRDefault="002F2D09" w:rsidP="002F2D09">
      <w:pPr>
        <w:pStyle w:val="BodyText"/>
        <w:spacing w:line="357" w:lineRule="auto"/>
        <w:ind w:left="360"/>
        <w:rPr>
          <w:moveTo w:id="33" w:author="Murshida" w:date="2026-10-28T12:22:00Z"/>
          <w:b/>
          <w:sz w:val="28"/>
        </w:rPr>
        <w:pPrChange w:id="34" w:author="Murshida" w:date="2026-10-28T12:22:00Z">
          <w:pPr>
            <w:pStyle w:val="BodyText"/>
            <w:spacing w:after="240" w:line="357" w:lineRule="auto"/>
            <w:ind w:left="360"/>
          </w:pPr>
        </w:pPrChange>
      </w:pPr>
      <w:moveToRangeStart w:id="35" w:author="Murshida" w:date="2026-10-28T12:22:00Z" w:name="move244082574"/>
      <w:moveTo w:id="36" w:author="Murshida" w:date="2026-10-28T12:22:00Z">
        <w:r>
          <w:rPr>
            <w:b/>
            <w:sz w:val="28"/>
          </w:rPr>
          <w:t>OUTPUT  :</w:t>
        </w:r>
      </w:moveTo>
    </w:p>
    <w:p w:rsidR="002F2D09" w:rsidRDefault="002F2D09" w:rsidP="002F2D09">
      <w:pPr>
        <w:pStyle w:val="BodyText"/>
        <w:spacing w:after="240" w:line="357" w:lineRule="auto"/>
        <w:ind w:left="360"/>
        <w:rPr>
          <w:moveTo w:id="37" w:author="Murshida" w:date="2026-10-28T12:22:00Z"/>
          <w:b/>
          <w:sz w:val="28"/>
        </w:rPr>
      </w:pPr>
      <w:moveTo w:id="38" w:author="Murshida" w:date="2026-10-28T12:22:00Z">
        <w:r w:rsidRPr="00140355">
          <w:rPr>
            <w:b/>
            <w:noProof/>
            <w:sz w:val="28"/>
            <w:lang w:val="en-IN" w:eastAsia="en-IN"/>
          </w:rPr>
          <w:drawing>
            <wp:inline distT="0" distB="0" distL="0" distR="0" wp14:anchorId="136498C0" wp14:editId="1544C1B7">
              <wp:extent cx="5928851" cy="799465"/>
              <wp:effectExtent l="0" t="0" r="0" b="635"/>
              <wp:docPr id="10" name="Pictur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9"/>
                      <a:srcRect r="13331"/>
                      <a:stretch/>
                    </pic:blipFill>
                    <pic:spPr bwMode="auto">
                      <a:xfrm>
                        <a:off x="0" y="0"/>
                        <a:ext cx="5928851" cy="79946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moveTo>
    </w:p>
    <w:moveToRangeEnd w:id="35"/>
    <w:p w:rsidR="002F2D09" w:rsidRDefault="002F2D09" w:rsidP="00462B22">
      <w:pPr>
        <w:pStyle w:val="Heading1"/>
        <w:ind w:left="355"/>
        <w:sectPr w:rsidR="002F2D09" w:rsidSect="006E7E43">
          <w:pgSz w:w="11906" w:h="16838" w:code="9"/>
          <w:pgMar w:top="1134" w:right="758" w:bottom="280" w:left="709" w:header="720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  <w:docGrid w:linePitch="299"/>
        </w:sectPr>
      </w:pPr>
    </w:p>
    <w:p w:rsidR="00140355" w:rsidRDefault="00140355" w:rsidP="00140355">
      <w:pPr>
        <w:spacing w:before="79"/>
        <w:ind w:left="360"/>
        <w:rPr>
          <w:b/>
          <w:sz w:val="24"/>
        </w:rPr>
      </w:pPr>
      <w:r>
        <w:rPr>
          <w:b/>
          <w:sz w:val="24"/>
        </w:rPr>
        <w:lastRenderedPageBreak/>
        <w:t>Ex. No:</w:t>
      </w:r>
      <w:r>
        <w:rPr>
          <w:b/>
          <w:spacing w:val="-2"/>
          <w:sz w:val="24"/>
        </w:rPr>
        <w:t xml:space="preserve"> 01</w:t>
      </w:r>
    </w:p>
    <w:p w:rsidR="00140355" w:rsidRDefault="00140355" w:rsidP="00140355">
      <w:pPr>
        <w:spacing w:before="204"/>
        <w:ind w:left="360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28-07-2026</w:t>
      </w:r>
    </w:p>
    <w:p w:rsidR="00140355" w:rsidRPr="00C94DD3" w:rsidRDefault="00140355" w:rsidP="00140355">
      <w:pPr>
        <w:spacing w:before="205"/>
        <w:ind w:left="-284" w:right="-284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BINARY SEARCH</w:t>
      </w:r>
      <w:ins w:id="39" w:author="Murshida" w:date="2026-10-28T12:39:00Z">
        <w:r w:rsidR="00AE436A">
          <w:rPr>
            <w:b/>
            <w:sz w:val="32"/>
            <w:szCs w:val="24"/>
          </w:rPr>
          <w:t xml:space="preserve"> USING DIVIDE AND CONQUER</w:t>
        </w:r>
      </w:ins>
    </w:p>
    <w:p w:rsidR="00140355" w:rsidRDefault="00140355" w:rsidP="00140355">
      <w:pPr>
        <w:tabs>
          <w:tab w:val="left" w:pos="426"/>
        </w:tabs>
        <w:spacing w:before="205"/>
        <w:ind w:left="363" w:right="3"/>
        <w:jc w:val="center"/>
        <w:rPr>
          <w:b/>
          <w:sz w:val="28"/>
        </w:rPr>
      </w:pPr>
    </w:p>
    <w:p w:rsidR="00140355" w:rsidRPr="00C94DD3" w:rsidRDefault="00140355" w:rsidP="00140355">
      <w:pPr>
        <w:pStyle w:val="BodyText"/>
        <w:spacing w:line="357" w:lineRule="auto"/>
        <w:ind w:left="360"/>
        <w:rPr>
          <w:b/>
          <w:sz w:val="28"/>
        </w:rPr>
      </w:pPr>
      <w:r>
        <w:rPr>
          <w:b/>
          <w:sz w:val="28"/>
        </w:rPr>
        <w:t xml:space="preserve">AIM </w:t>
      </w:r>
      <w:r w:rsidRPr="00C94DD3">
        <w:rPr>
          <w:b/>
          <w:sz w:val="28"/>
        </w:rPr>
        <w:t xml:space="preserve">: </w:t>
      </w:r>
    </w:p>
    <w:p w:rsidR="00140355" w:rsidRDefault="00140355" w:rsidP="00140355">
      <w:pPr>
        <w:pStyle w:val="BodyText"/>
        <w:spacing w:before="211" w:line="357" w:lineRule="auto"/>
        <w:ind w:left="360"/>
      </w:pPr>
    </w:p>
    <w:p w:rsidR="00140355" w:rsidRDefault="00140355" w:rsidP="00140355">
      <w:pPr>
        <w:pStyle w:val="BodyText"/>
        <w:tabs>
          <w:tab w:val="left" w:pos="864"/>
        </w:tabs>
        <w:spacing w:line="357" w:lineRule="auto"/>
        <w:ind w:left="360"/>
      </w:pPr>
    </w:p>
    <w:p w:rsidR="00140355" w:rsidRDefault="00140355" w:rsidP="00140355">
      <w:pPr>
        <w:pStyle w:val="Heading1"/>
        <w:ind w:left="355"/>
        <w:rPr>
          <w:spacing w:val="-2"/>
        </w:rPr>
      </w:pPr>
      <w:r>
        <w:rPr>
          <w:spacing w:val="-2"/>
        </w:rPr>
        <w:t>ALGORITHM  :</w:t>
      </w: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3B3C88" w:rsidRDefault="003B3C88" w:rsidP="00140355">
      <w:pPr>
        <w:pStyle w:val="Heading1"/>
        <w:ind w:left="355"/>
        <w:rPr>
          <w:spacing w:val="-2"/>
        </w:rPr>
      </w:pPr>
    </w:p>
    <w:p w:rsidR="003B3C88" w:rsidRDefault="003B3C88" w:rsidP="00140355">
      <w:pPr>
        <w:pStyle w:val="Heading1"/>
        <w:ind w:left="355"/>
        <w:rPr>
          <w:spacing w:val="-2"/>
        </w:rPr>
      </w:pPr>
    </w:p>
    <w:p w:rsidR="003B3C88" w:rsidRDefault="003B3C88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2F2D09" w:rsidRDefault="002F2D09" w:rsidP="002F2D09">
      <w:pPr>
        <w:pStyle w:val="Heading1"/>
        <w:ind w:left="355"/>
        <w:rPr>
          <w:moveTo w:id="40" w:author="Murshida" w:date="2026-10-28T12:23:00Z"/>
          <w:spacing w:val="-2"/>
        </w:rPr>
      </w:pPr>
      <w:moveToRangeStart w:id="41" w:author="Murshida" w:date="2026-10-28T12:23:00Z" w:name="move244082604"/>
      <w:moveTo w:id="42" w:author="Murshida" w:date="2026-10-28T12:23:00Z">
        <w:r>
          <w:rPr>
            <w:spacing w:val="-2"/>
          </w:rPr>
          <w:t>RESULT :</w:t>
        </w:r>
      </w:moveTo>
    </w:p>
    <w:moveToRangeEnd w:id="41"/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Del="002F2D09" w:rsidRDefault="00140355" w:rsidP="00140355">
      <w:pPr>
        <w:pStyle w:val="Heading1"/>
        <w:ind w:left="355"/>
        <w:rPr>
          <w:del w:id="43" w:author="Murshida" w:date="2026-10-28T12:23:00Z"/>
          <w:spacing w:val="-2"/>
        </w:rPr>
      </w:pPr>
    </w:p>
    <w:p w:rsidR="00140355" w:rsidRDefault="003675B1" w:rsidP="00140355">
      <w:pPr>
        <w:pStyle w:val="Heading1"/>
        <w:ind w:left="355"/>
        <w:rPr>
          <w:spacing w:val="-2"/>
        </w:rPr>
      </w:pPr>
      <w:r>
        <w:rPr>
          <w:noProof/>
          <w:spacing w:val="-2"/>
          <w:lang w:val="en-IN" w:eastAsia="en-I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3121660</wp:posOffset>
                </wp:positionH>
                <wp:positionV relativeFrom="paragraph">
                  <wp:posOffset>193357</wp:posOffset>
                </wp:positionV>
                <wp:extent cx="397042" cy="252663"/>
                <wp:effectExtent l="0" t="0" r="3175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042" cy="2526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163D3" w:rsidRPr="002F6E91" w:rsidRDefault="00B163D3" w:rsidP="002F6E91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245.8pt;margin-top:15.2pt;width:31.25pt;height:19.9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" fillcolor="white [3201]" stroked="f" strokeweight=".5pt">
                <v:textbox>
                  <w:txbxContent>
                    <w:p w:rsidR="00B163D3" w:rsidRPr="002F6E91" w:rsidRDefault="00B163D3" w:rsidP="002F6E91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9B139E" w:rsidDel="002F2D09" w:rsidRDefault="009B139E" w:rsidP="009B139E">
      <w:pPr>
        <w:pStyle w:val="BodyText"/>
        <w:spacing w:after="240" w:line="357" w:lineRule="auto"/>
        <w:ind w:left="360"/>
        <w:rPr>
          <w:moveFrom w:id="44" w:author="Murshida" w:date="2026-10-28T12:22:00Z"/>
          <w:b/>
          <w:sz w:val="28"/>
        </w:rPr>
      </w:pPr>
      <w:moveFromRangeStart w:id="45" w:author="Murshida" w:date="2026-10-28T12:22:00Z" w:name="move244082574"/>
      <w:moveFrom w:id="46" w:author="Murshida" w:date="2026-10-28T12:22:00Z">
        <w:r w:rsidDel="002F2D09">
          <w:rPr>
            <w:b/>
            <w:sz w:val="28"/>
          </w:rPr>
          <w:lastRenderedPageBreak/>
          <w:t>OUTPUT  :</w:t>
        </w:r>
      </w:moveFrom>
    </w:p>
    <w:p w:rsidR="009B139E" w:rsidDel="002F2D09" w:rsidRDefault="00140355" w:rsidP="009B139E">
      <w:pPr>
        <w:pStyle w:val="BodyText"/>
        <w:spacing w:after="240" w:line="357" w:lineRule="auto"/>
        <w:ind w:left="360"/>
        <w:rPr>
          <w:del w:id="47" w:author="Murshida" w:date="2026-10-28T12:24:00Z"/>
          <w:moveFrom w:id="48" w:author="Murshida" w:date="2026-10-28T12:22:00Z"/>
          <w:b/>
          <w:sz w:val="28"/>
        </w:rPr>
      </w:pPr>
      <w:moveFrom w:id="49" w:author="Murshida" w:date="2026-10-28T12:22:00Z">
        <w:r w:rsidRPr="00140355" w:rsidDel="002F2D09">
          <w:rPr>
            <w:b/>
            <w:noProof/>
            <w:sz w:val="28"/>
            <w:lang w:val="en-IN" w:eastAsia="en-IN"/>
          </w:rPr>
          <w:drawing>
            <wp:inline distT="0" distB="0" distL="0" distR="0" wp14:anchorId="19A74B37" wp14:editId="28257246">
              <wp:extent cx="5928851" cy="799465"/>
              <wp:effectExtent l="0" t="0" r="0" b="635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9"/>
                      <a:srcRect r="13331"/>
                      <a:stretch/>
                    </pic:blipFill>
                    <pic:spPr bwMode="auto">
                      <a:xfrm>
                        <a:off x="0" y="0"/>
                        <a:ext cx="5928851" cy="79946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moveFrom>
    </w:p>
    <w:moveFromRangeEnd w:id="45"/>
    <w:p w:rsidR="009B139E" w:rsidRPr="00C94DD3" w:rsidDel="002F2D09" w:rsidRDefault="009B139E" w:rsidP="009B139E">
      <w:pPr>
        <w:pStyle w:val="BodyText"/>
        <w:spacing w:after="240" w:line="357" w:lineRule="auto"/>
        <w:ind w:left="360"/>
        <w:rPr>
          <w:del w:id="50" w:author="Murshida" w:date="2026-10-28T12:24:00Z"/>
          <w:b/>
          <w:sz w:val="28"/>
        </w:rPr>
      </w:pPr>
    </w:p>
    <w:p w:rsidR="00F034CA" w:rsidDel="002F2D09" w:rsidRDefault="00F034CA" w:rsidP="009B139E">
      <w:pPr>
        <w:spacing w:before="79"/>
        <w:ind w:left="360"/>
        <w:rPr>
          <w:del w:id="51" w:author="Murshida" w:date="2026-10-28T12:24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52" w:author="Murshida" w:date="2026-10-28T12:24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53" w:author="Murshida" w:date="2026-10-28T12:24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54" w:author="Murshida" w:date="2026-10-28T12:24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55" w:author="Murshida" w:date="2026-10-28T12:24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56" w:author="Murshida" w:date="2026-10-28T12:24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57" w:author="Murshida" w:date="2026-10-28T12:24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58" w:author="Murshida" w:date="2026-10-28T12:24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59" w:author="Murshida" w:date="2026-10-28T12:24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60" w:author="Murshida" w:date="2026-10-28T12:24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61" w:author="Murshida" w:date="2026-10-28T12:24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62" w:author="Murshida" w:date="2026-10-28T12:24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63" w:author="Murshida" w:date="2026-10-28T12:24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64" w:author="Murshida" w:date="2026-10-28T12:24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65" w:author="Murshida" w:date="2026-10-28T12:24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66" w:author="Murshida" w:date="2026-10-28T12:24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67" w:author="Murshida" w:date="2026-10-28T12:24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68" w:author="Murshida" w:date="2026-10-28T12:23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69" w:author="Murshida" w:date="2026-10-28T12:23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70" w:author="Murshida" w:date="2026-10-28T12:23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71" w:author="Murshida" w:date="2026-10-28T12:23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72" w:author="Murshida" w:date="2026-10-28T12:23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73" w:author="Murshida" w:date="2026-10-28T12:23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74" w:author="Murshida" w:date="2026-10-28T12:23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75" w:author="Murshida" w:date="2026-10-28T12:23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76" w:author="Murshida" w:date="2026-10-28T12:23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77" w:author="Murshida" w:date="2026-10-28T12:23:00Z"/>
          <w:spacing w:val="-2"/>
        </w:rPr>
      </w:pPr>
    </w:p>
    <w:p w:rsidR="003B3C88" w:rsidDel="002F2D09" w:rsidRDefault="003B3C88" w:rsidP="009B139E">
      <w:pPr>
        <w:spacing w:before="79"/>
        <w:ind w:left="360"/>
        <w:rPr>
          <w:del w:id="78" w:author="Murshida" w:date="2026-10-28T12:23:00Z"/>
          <w:spacing w:val="-2"/>
        </w:rPr>
      </w:pPr>
    </w:p>
    <w:p w:rsidR="003B3C88" w:rsidDel="002F2D09" w:rsidRDefault="003B3C88" w:rsidP="009B139E">
      <w:pPr>
        <w:spacing w:before="79"/>
        <w:ind w:left="360"/>
        <w:rPr>
          <w:del w:id="79" w:author="Murshida" w:date="2026-10-28T12:23:00Z"/>
          <w:spacing w:val="-2"/>
        </w:rPr>
      </w:pPr>
    </w:p>
    <w:p w:rsidR="003B3C88" w:rsidDel="002F2D09" w:rsidRDefault="003B3C88" w:rsidP="009B139E">
      <w:pPr>
        <w:spacing w:before="79"/>
        <w:ind w:left="360"/>
        <w:rPr>
          <w:del w:id="80" w:author="Murshida" w:date="2026-10-28T12:23:00Z"/>
          <w:spacing w:val="-2"/>
        </w:rPr>
      </w:pPr>
    </w:p>
    <w:p w:rsidR="003B3C88" w:rsidDel="002F2D09" w:rsidRDefault="003B3C88" w:rsidP="009B139E">
      <w:pPr>
        <w:spacing w:before="79"/>
        <w:ind w:left="360"/>
        <w:rPr>
          <w:del w:id="81" w:author="Murshida" w:date="2026-10-28T12:23:00Z"/>
          <w:spacing w:val="-2"/>
        </w:rPr>
      </w:pPr>
    </w:p>
    <w:p w:rsidR="003B3C88" w:rsidDel="002F2D09" w:rsidRDefault="003B3C88" w:rsidP="009B139E">
      <w:pPr>
        <w:spacing w:before="79"/>
        <w:ind w:left="360"/>
        <w:rPr>
          <w:del w:id="82" w:author="Murshida" w:date="2026-10-28T12:23:00Z"/>
          <w:spacing w:val="-2"/>
        </w:rPr>
      </w:pPr>
    </w:p>
    <w:p w:rsidR="003B3C88" w:rsidDel="002F2D09" w:rsidRDefault="003B3C88" w:rsidP="009B139E">
      <w:pPr>
        <w:spacing w:before="79"/>
        <w:ind w:left="360"/>
        <w:rPr>
          <w:del w:id="83" w:author="Murshida" w:date="2026-10-28T12:23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84" w:author="Murshida" w:date="2026-10-28T12:23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85" w:author="Murshida" w:date="2026-10-28T12:23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86" w:author="Murshida" w:date="2026-10-28T12:23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87" w:author="Murshida" w:date="2026-10-28T12:23:00Z"/>
          <w:spacing w:val="-2"/>
        </w:rPr>
      </w:pPr>
    </w:p>
    <w:p w:rsidR="00140355" w:rsidDel="002F2D09" w:rsidRDefault="00140355" w:rsidP="00140355">
      <w:pPr>
        <w:pStyle w:val="Heading1"/>
        <w:ind w:left="355"/>
        <w:rPr>
          <w:del w:id="88" w:author="Murshida" w:date="2026-10-28T12:23:00Z"/>
          <w:moveFrom w:id="89" w:author="Murshida" w:date="2026-10-28T12:23:00Z"/>
          <w:spacing w:val="-2"/>
        </w:rPr>
      </w:pPr>
      <w:moveFromRangeStart w:id="90" w:author="Murshida" w:date="2026-10-28T12:23:00Z" w:name="move244082604"/>
      <w:moveFrom w:id="91" w:author="Murshida" w:date="2026-10-28T12:23:00Z">
        <w:r w:rsidDel="002F2D09">
          <w:rPr>
            <w:spacing w:val="-2"/>
          </w:rPr>
          <w:t>RES</w:t>
        </w:r>
        <w:del w:id="92" w:author="Murshida" w:date="2026-10-28T12:23:00Z">
          <w:r w:rsidDel="002F2D09">
            <w:rPr>
              <w:spacing w:val="-2"/>
            </w:rPr>
            <w:delText>ULT :</w:delText>
          </w:r>
        </w:del>
      </w:moveFrom>
    </w:p>
    <w:moveFromRangeEnd w:id="90"/>
    <w:p w:rsidR="009B139E" w:rsidDel="002F2D09" w:rsidRDefault="009B139E" w:rsidP="009B139E">
      <w:pPr>
        <w:spacing w:before="79"/>
        <w:ind w:left="360"/>
        <w:rPr>
          <w:del w:id="93" w:author="Murshida" w:date="2026-10-28T12:23:00Z"/>
          <w:spacing w:val="-2"/>
        </w:rPr>
      </w:pPr>
    </w:p>
    <w:p w:rsidR="00CC258A" w:rsidDel="002F2D09" w:rsidRDefault="00CC258A" w:rsidP="009B139E">
      <w:pPr>
        <w:spacing w:before="79"/>
        <w:ind w:left="360"/>
        <w:rPr>
          <w:del w:id="94" w:author="Murshida" w:date="2026-10-28T12:23:00Z"/>
          <w:spacing w:val="-2"/>
        </w:rPr>
      </w:pPr>
    </w:p>
    <w:p w:rsidR="009B139E" w:rsidDel="002F2D09" w:rsidRDefault="009B139E" w:rsidP="009B139E">
      <w:pPr>
        <w:spacing w:before="79"/>
        <w:ind w:left="360"/>
        <w:rPr>
          <w:del w:id="95" w:author="Murshida" w:date="2026-10-28T12:23:00Z"/>
          <w:spacing w:val="-2"/>
        </w:rPr>
      </w:pPr>
    </w:p>
    <w:p w:rsidR="00140355" w:rsidDel="002F2D09" w:rsidRDefault="00140355" w:rsidP="009B139E">
      <w:pPr>
        <w:pStyle w:val="BodyText"/>
        <w:spacing w:after="240" w:line="357" w:lineRule="auto"/>
        <w:ind w:left="360"/>
        <w:rPr>
          <w:del w:id="96" w:author="Murshida" w:date="2026-10-28T12:23:00Z"/>
          <w:b/>
          <w:sz w:val="28"/>
        </w:rPr>
      </w:pPr>
    </w:p>
    <w:p w:rsidR="00140355" w:rsidDel="002F2D09" w:rsidRDefault="00140355" w:rsidP="009B139E">
      <w:pPr>
        <w:pStyle w:val="BodyText"/>
        <w:spacing w:after="240" w:line="357" w:lineRule="auto"/>
        <w:ind w:left="360"/>
        <w:rPr>
          <w:del w:id="97" w:author="Murshida" w:date="2026-10-28T12:23:00Z"/>
          <w:b/>
          <w:sz w:val="28"/>
        </w:rPr>
      </w:pPr>
    </w:p>
    <w:p w:rsidR="00140355" w:rsidDel="002F2D09" w:rsidRDefault="00140355" w:rsidP="009B139E">
      <w:pPr>
        <w:pStyle w:val="BodyText"/>
        <w:spacing w:after="240" w:line="357" w:lineRule="auto"/>
        <w:ind w:left="360"/>
        <w:rPr>
          <w:del w:id="98" w:author="Murshida" w:date="2026-10-28T12:23:00Z"/>
          <w:b/>
          <w:sz w:val="28"/>
        </w:rPr>
      </w:pPr>
    </w:p>
    <w:p w:rsidR="00140355" w:rsidDel="002F2D09" w:rsidRDefault="00140355" w:rsidP="009B139E">
      <w:pPr>
        <w:pStyle w:val="BodyText"/>
        <w:spacing w:after="240" w:line="357" w:lineRule="auto"/>
        <w:ind w:left="360"/>
        <w:rPr>
          <w:del w:id="99" w:author="Murshida" w:date="2026-10-28T12:23:00Z"/>
          <w:b/>
          <w:sz w:val="28"/>
        </w:rPr>
      </w:pPr>
    </w:p>
    <w:p w:rsidR="00140355" w:rsidDel="002F2D09" w:rsidRDefault="00140355" w:rsidP="009B139E">
      <w:pPr>
        <w:pStyle w:val="BodyText"/>
        <w:spacing w:after="240" w:line="357" w:lineRule="auto"/>
        <w:ind w:left="360"/>
        <w:rPr>
          <w:del w:id="100" w:author="Murshida" w:date="2026-10-28T12:23:00Z"/>
          <w:b/>
          <w:sz w:val="28"/>
        </w:rPr>
      </w:pPr>
    </w:p>
    <w:p w:rsidR="00140355" w:rsidDel="002F2D09" w:rsidRDefault="00140355" w:rsidP="009B139E">
      <w:pPr>
        <w:pStyle w:val="BodyText"/>
        <w:spacing w:after="240" w:line="357" w:lineRule="auto"/>
        <w:ind w:left="360"/>
        <w:rPr>
          <w:del w:id="101" w:author="Murshida" w:date="2026-10-28T12:23:00Z"/>
          <w:b/>
          <w:sz w:val="28"/>
        </w:rPr>
      </w:pPr>
    </w:p>
    <w:p w:rsidR="00140355" w:rsidDel="002F2D09" w:rsidRDefault="00140355" w:rsidP="009B139E">
      <w:pPr>
        <w:pStyle w:val="BodyText"/>
        <w:spacing w:after="240" w:line="357" w:lineRule="auto"/>
        <w:ind w:left="360"/>
        <w:rPr>
          <w:del w:id="102" w:author="Murshida" w:date="2026-10-28T12:23:00Z"/>
          <w:b/>
          <w:sz w:val="28"/>
        </w:rPr>
      </w:pPr>
    </w:p>
    <w:p w:rsidR="00140355" w:rsidDel="002F2D09" w:rsidRDefault="00140355" w:rsidP="009B139E">
      <w:pPr>
        <w:pStyle w:val="BodyText"/>
        <w:spacing w:after="240" w:line="357" w:lineRule="auto"/>
        <w:ind w:left="360"/>
        <w:rPr>
          <w:del w:id="103" w:author="Murshida" w:date="2026-10-28T12:23:00Z"/>
          <w:b/>
          <w:sz w:val="28"/>
        </w:rPr>
      </w:pPr>
    </w:p>
    <w:p w:rsidR="00140355" w:rsidDel="002F2D09" w:rsidRDefault="00140355" w:rsidP="009B139E">
      <w:pPr>
        <w:pStyle w:val="BodyText"/>
        <w:spacing w:after="240" w:line="357" w:lineRule="auto"/>
        <w:ind w:left="360"/>
        <w:rPr>
          <w:del w:id="104" w:author="Murshida" w:date="2026-10-28T12:23:00Z"/>
          <w:b/>
          <w:sz w:val="28"/>
        </w:rPr>
      </w:pPr>
    </w:p>
    <w:p w:rsidR="00140355" w:rsidDel="002F2D09" w:rsidRDefault="00140355" w:rsidP="009B139E">
      <w:pPr>
        <w:pStyle w:val="BodyText"/>
        <w:spacing w:after="240" w:line="357" w:lineRule="auto"/>
        <w:ind w:left="360"/>
        <w:rPr>
          <w:del w:id="105" w:author="Murshida" w:date="2026-10-28T12:23:00Z"/>
          <w:b/>
          <w:sz w:val="28"/>
        </w:rPr>
      </w:pPr>
    </w:p>
    <w:p w:rsidR="00140355" w:rsidDel="002F2D09" w:rsidRDefault="00140355" w:rsidP="009B139E">
      <w:pPr>
        <w:pStyle w:val="BodyText"/>
        <w:spacing w:after="240" w:line="357" w:lineRule="auto"/>
        <w:ind w:left="360"/>
        <w:rPr>
          <w:del w:id="106" w:author="Murshida" w:date="2026-10-28T12:23:00Z"/>
          <w:b/>
          <w:sz w:val="28"/>
        </w:rPr>
      </w:pPr>
    </w:p>
    <w:p w:rsidR="00140355" w:rsidDel="002F2D09" w:rsidRDefault="00140355" w:rsidP="009B139E">
      <w:pPr>
        <w:pStyle w:val="BodyText"/>
        <w:spacing w:after="240" w:line="357" w:lineRule="auto"/>
        <w:ind w:left="360"/>
        <w:rPr>
          <w:del w:id="107" w:author="Murshida" w:date="2026-10-28T12:23:00Z"/>
          <w:b/>
          <w:sz w:val="28"/>
        </w:rPr>
      </w:pPr>
    </w:p>
    <w:p w:rsidR="00140355" w:rsidDel="002F2D09" w:rsidRDefault="00140355" w:rsidP="009B139E">
      <w:pPr>
        <w:pStyle w:val="BodyText"/>
        <w:spacing w:after="240" w:line="357" w:lineRule="auto"/>
        <w:ind w:left="360"/>
        <w:rPr>
          <w:del w:id="108" w:author="Murshida" w:date="2026-10-28T12:23:00Z"/>
          <w:b/>
          <w:sz w:val="28"/>
        </w:rPr>
      </w:pPr>
    </w:p>
    <w:p w:rsidR="00140355" w:rsidDel="002F2D09" w:rsidRDefault="00140355" w:rsidP="009B139E">
      <w:pPr>
        <w:pStyle w:val="BodyText"/>
        <w:spacing w:after="240" w:line="357" w:lineRule="auto"/>
        <w:ind w:left="360"/>
        <w:rPr>
          <w:del w:id="109" w:author="Murshida" w:date="2026-10-28T12:23:00Z"/>
          <w:b/>
          <w:sz w:val="28"/>
        </w:rPr>
      </w:pPr>
    </w:p>
    <w:p w:rsidR="003B3C88" w:rsidDel="002F2D09" w:rsidRDefault="003B3C88" w:rsidP="009B139E">
      <w:pPr>
        <w:pStyle w:val="BodyText"/>
        <w:spacing w:after="240" w:line="357" w:lineRule="auto"/>
        <w:ind w:left="360"/>
        <w:rPr>
          <w:del w:id="110" w:author="Murshida" w:date="2026-10-28T12:23:00Z"/>
          <w:b/>
          <w:sz w:val="28"/>
        </w:rPr>
      </w:pPr>
    </w:p>
    <w:p w:rsidR="003675B1" w:rsidDel="002F2D09" w:rsidRDefault="003675B1" w:rsidP="009B139E">
      <w:pPr>
        <w:pStyle w:val="BodyText"/>
        <w:spacing w:after="240" w:line="357" w:lineRule="auto"/>
        <w:ind w:left="360"/>
        <w:rPr>
          <w:del w:id="111" w:author="Murshida" w:date="2026-10-28T12:23:00Z"/>
          <w:b/>
          <w:sz w:val="28"/>
        </w:rPr>
      </w:pPr>
    </w:p>
    <w:p w:rsidR="00140355" w:rsidDel="002F2D09" w:rsidRDefault="00140355" w:rsidP="009B139E">
      <w:pPr>
        <w:pStyle w:val="BodyText"/>
        <w:spacing w:after="240" w:line="357" w:lineRule="auto"/>
        <w:ind w:left="360"/>
        <w:rPr>
          <w:del w:id="112" w:author="Murshida" w:date="2026-10-28T12:23:00Z"/>
          <w:b/>
          <w:sz w:val="28"/>
        </w:rPr>
      </w:pPr>
    </w:p>
    <w:p w:rsidR="00140355" w:rsidDel="002F2D09" w:rsidRDefault="00140355" w:rsidP="009B139E">
      <w:pPr>
        <w:pStyle w:val="BodyText"/>
        <w:spacing w:after="240" w:line="357" w:lineRule="auto"/>
        <w:ind w:left="360"/>
        <w:rPr>
          <w:del w:id="113" w:author="Murshida" w:date="2026-10-28T12:23:00Z"/>
          <w:b/>
          <w:sz w:val="28"/>
        </w:rPr>
      </w:pPr>
    </w:p>
    <w:p w:rsidR="00140355" w:rsidDel="002F2D09" w:rsidRDefault="00140355" w:rsidP="009B139E">
      <w:pPr>
        <w:pStyle w:val="BodyText"/>
        <w:spacing w:after="240" w:line="357" w:lineRule="auto"/>
        <w:ind w:left="360"/>
        <w:rPr>
          <w:del w:id="114" w:author="Murshida" w:date="2026-10-28T12:23:00Z"/>
          <w:b/>
          <w:sz w:val="28"/>
        </w:rPr>
      </w:pPr>
    </w:p>
    <w:p w:rsidR="00140355" w:rsidDel="002F2D09" w:rsidRDefault="003675B1" w:rsidP="002F2D09">
      <w:pPr>
        <w:pStyle w:val="BodyText"/>
        <w:spacing w:after="240" w:line="357" w:lineRule="auto"/>
        <w:ind w:left="360"/>
        <w:rPr>
          <w:del w:id="115" w:author="Murshida" w:date="2026-10-28T12:24:00Z"/>
          <w:b/>
          <w:sz w:val="28"/>
        </w:rPr>
        <w:pPrChange w:id="116" w:author="Murshida" w:date="2026-10-28T12:24:00Z">
          <w:pPr>
            <w:pStyle w:val="BodyText"/>
            <w:spacing w:after="240" w:line="357" w:lineRule="auto"/>
            <w:ind w:left="360"/>
          </w:pPr>
        </w:pPrChange>
      </w:pPr>
      <w:del w:id="117" w:author="Murshida" w:date="2026-10-28T12:23:00Z">
        <w:r w:rsidDel="002F2D09">
          <w:rPr>
            <w:noProof/>
            <w:spacing w:val="-2"/>
            <w:lang w:val="en-IN" w:eastAsia="en-IN"/>
          </w:rPr>
          <mc:AlternateContent>
            <mc:Choice Requires="wps">
              <w:drawing>
                <wp:anchor distT="0" distB="0" distL="114300" distR="114300" simplePos="0" relativeHeight="251660800" behindDoc="0" locked="0" layoutInCell="1" allowOverlap="1" wp14:anchorId="69AA3FD5" wp14:editId="435FC703">
                  <wp:simplePos x="0" y="0"/>
                  <wp:positionH relativeFrom="column">
                    <wp:posOffset>3126907</wp:posOffset>
                  </wp:positionH>
                  <wp:positionV relativeFrom="paragraph">
                    <wp:posOffset>183014</wp:posOffset>
                  </wp:positionV>
                  <wp:extent cx="396875" cy="252095"/>
                  <wp:effectExtent l="0" t="0" r="3175" b="0"/>
                  <wp:wrapNone/>
                  <wp:docPr id="11" name="Text Box 1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396875" cy="25209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B163D3" w:rsidRPr="002F6E91" w:rsidRDefault="00B163D3" w:rsidP="002F6E91">
                              <w:pPr>
                                <w:jc w:val="center"/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69AA3FD5" id="Text Box 11" o:spid="_x0000_s1027" type="#_x0000_t202" style="position:absolute;left:0;text-align:left;margin-left:246.2pt;margin-top:14.4pt;width:31.25pt;height:19.8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" fillcolor="white [3201]" stroked="f" strokeweight=".5pt">
                  <v:textbox>
                    <w:txbxContent>
                      <w:p w:rsidR="00B163D3" w:rsidRPr="002F6E91" w:rsidRDefault="00B163D3" w:rsidP="002F6E91">
                        <w:pPr>
                          <w:jc w:val="center"/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>2</w:t>
                        </w:r>
                      </w:p>
                    </w:txbxContent>
                  </v:textbox>
                </v:shape>
              </w:pict>
            </mc:Fallback>
          </mc:AlternateContent>
        </w:r>
      </w:del>
    </w:p>
    <w:p w:rsidR="009B139E" w:rsidRPr="00C94DD3" w:rsidRDefault="009B139E" w:rsidP="002F2D09">
      <w:pPr>
        <w:pStyle w:val="BodyText"/>
        <w:spacing w:after="240" w:line="357" w:lineRule="auto"/>
        <w:ind w:left="360"/>
        <w:rPr>
          <w:b/>
          <w:sz w:val="28"/>
        </w:rPr>
        <w:pPrChange w:id="118" w:author="Murshida" w:date="2026-10-28T12:24:00Z">
          <w:pPr>
            <w:pStyle w:val="BodyText"/>
            <w:spacing w:after="240" w:line="357" w:lineRule="auto"/>
            <w:ind w:left="360"/>
          </w:pPr>
        </w:pPrChange>
      </w:pPr>
      <w:r>
        <w:rPr>
          <w:b/>
          <w:sz w:val="28"/>
        </w:rPr>
        <w:t xml:space="preserve">SOURCE CODE </w:t>
      </w:r>
      <w:r w:rsidRPr="00C94DD3">
        <w:rPr>
          <w:b/>
          <w:sz w:val="28"/>
        </w:rPr>
        <w:t xml:space="preserve">: </w:t>
      </w:r>
    </w:p>
    <w:p w:rsidR="009B139E" w:rsidRPr="009B139E" w:rsidRDefault="009B139E" w:rsidP="009B139E">
      <w:pPr>
        <w:pStyle w:val="BodyText"/>
        <w:spacing w:line="360" w:lineRule="auto"/>
        <w:ind w:left="360"/>
      </w:pPr>
      <w:r w:rsidRPr="009B139E">
        <w:t>#include &lt;stdio.h&gt;</w:t>
      </w:r>
    </w:p>
    <w:p w:rsidR="009B139E" w:rsidRPr="009B139E" w:rsidRDefault="009B139E" w:rsidP="009B139E">
      <w:pPr>
        <w:pStyle w:val="BodyText"/>
        <w:spacing w:line="360" w:lineRule="auto"/>
        <w:ind w:left="360"/>
      </w:pPr>
      <w:r w:rsidRPr="009B139E">
        <w:t>int main()</w:t>
      </w:r>
    </w:p>
    <w:p w:rsidR="009B139E" w:rsidRPr="009B139E" w:rsidRDefault="009B139E" w:rsidP="009B139E">
      <w:pPr>
        <w:pStyle w:val="BodyText"/>
        <w:spacing w:line="360" w:lineRule="auto"/>
        <w:ind w:left="360"/>
      </w:pPr>
      <w:r w:rsidRPr="009B139E">
        <w:t>{</w:t>
      </w:r>
    </w:p>
    <w:p w:rsidR="009B139E" w:rsidRPr="009B139E" w:rsidRDefault="009B139E" w:rsidP="009B139E">
      <w:pPr>
        <w:pStyle w:val="BodyText"/>
        <w:spacing w:line="360" w:lineRule="auto"/>
        <w:ind w:left="360"/>
      </w:pPr>
      <w:r w:rsidRPr="009B139E">
        <w:t xml:space="preserve">    int a[100], n, i, min, max;</w:t>
      </w:r>
    </w:p>
    <w:p w:rsidR="009B139E" w:rsidRPr="009B139E" w:rsidRDefault="009B139E" w:rsidP="009B139E">
      <w:pPr>
        <w:pStyle w:val="BodyText"/>
        <w:spacing w:line="360" w:lineRule="auto"/>
        <w:ind w:left="360"/>
      </w:pPr>
      <w:r w:rsidRPr="009B139E">
        <w:t xml:space="preserve">    printf("Enter number of elements: ");</w:t>
      </w:r>
    </w:p>
    <w:p w:rsidR="009B139E" w:rsidRPr="009B139E" w:rsidRDefault="009B139E" w:rsidP="009B139E">
      <w:pPr>
        <w:pStyle w:val="BodyText"/>
        <w:spacing w:line="360" w:lineRule="auto"/>
        <w:ind w:left="360"/>
      </w:pPr>
      <w:r w:rsidRPr="009B139E">
        <w:t xml:space="preserve">    scanf("%d", &amp;n);</w:t>
      </w:r>
    </w:p>
    <w:p w:rsidR="009B139E" w:rsidRPr="009B139E" w:rsidRDefault="009B139E" w:rsidP="009B139E">
      <w:pPr>
        <w:pStyle w:val="BodyText"/>
        <w:spacing w:line="360" w:lineRule="auto"/>
        <w:ind w:left="360"/>
      </w:pPr>
      <w:r w:rsidRPr="009B139E">
        <w:t xml:space="preserve">    printf("Enter the elements:\n");</w:t>
      </w:r>
    </w:p>
    <w:p w:rsidR="009B139E" w:rsidRPr="009B139E" w:rsidRDefault="009B139E" w:rsidP="009B139E">
      <w:pPr>
        <w:pStyle w:val="BodyText"/>
        <w:spacing w:line="360" w:lineRule="auto"/>
        <w:ind w:left="360"/>
      </w:pPr>
      <w:r w:rsidRPr="009B139E">
        <w:t xml:space="preserve">    for(i = 0; i &lt; n; i++)</w:t>
      </w:r>
    </w:p>
    <w:p w:rsidR="009B139E" w:rsidRPr="009B139E" w:rsidRDefault="009B139E" w:rsidP="009B139E">
      <w:pPr>
        <w:pStyle w:val="BodyText"/>
        <w:spacing w:line="360" w:lineRule="auto"/>
        <w:ind w:left="360"/>
      </w:pPr>
      <w:r w:rsidRPr="009B139E">
        <w:t xml:space="preserve">        scanf("%d", &amp;a[i]);</w:t>
      </w:r>
    </w:p>
    <w:p w:rsidR="009B139E" w:rsidRPr="009B139E" w:rsidRDefault="009B139E" w:rsidP="009B139E">
      <w:pPr>
        <w:pStyle w:val="BodyText"/>
        <w:spacing w:line="360" w:lineRule="auto"/>
        <w:ind w:left="360"/>
      </w:pPr>
      <w:r w:rsidRPr="009B139E">
        <w:t xml:space="preserve">    min = max = a[0];</w:t>
      </w:r>
    </w:p>
    <w:p w:rsidR="009B139E" w:rsidRPr="009B139E" w:rsidRDefault="009B139E" w:rsidP="009B139E">
      <w:pPr>
        <w:pStyle w:val="BodyText"/>
        <w:spacing w:line="360" w:lineRule="auto"/>
        <w:ind w:left="360"/>
      </w:pPr>
      <w:r w:rsidRPr="009B139E">
        <w:t xml:space="preserve">    for(i = 1; i &lt; n; i++)</w:t>
      </w:r>
    </w:p>
    <w:p w:rsidR="009B139E" w:rsidRPr="009B139E" w:rsidRDefault="009B139E" w:rsidP="009B139E">
      <w:pPr>
        <w:pStyle w:val="BodyText"/>
        <w:spacing w:line="360" w:lineRule="auto"/>
        <w:ind w:left="360"/>
      </w:pPr>
      <w:r w:rsidRPr="009B139E">
        <w:t xml:space="preserve">    {</w:t>
      </w:r>
    </w:p>
    <w:p w:rsidR="009B139E" w:rsidRPr="009B139E" w:rsidRDefault="009B139E" w:rsidP="009B139E">
      <w:pPr>
        <w:pStyle w:val="BodyText"/>
        <w:spacing w:line="360" w:lineRule="auto"/>
        <w:ind w:left="360"/>
      </w:pPr>
      <w:r w:rsidRPr="009B139E">
        <w:t xml:space="preserve">        if(a[i] &lt; min)</w:t>
      </w:r>
    </w:p>
    <w:p w:rsidR="009B139E" w:rsidRPr="009B139E" w:rsidRDefault="009B139E" w:rsidP="009B139E">
      <w:pPr>
        <w:pStyle w:val="BodyText"/>
        <w:spacing w:line="360" w:lineRule="auto"/>
        <w:ind w:left="360"/>
      </w:pPr>
      <w:r w:rsidRPr="009B139E">
        <w:t xml:space="preserve">            min = a[i];</w:t>
      </w:r>
    </w:p>
    <w:p w:rsidR="009B139E" w:rsidRPr="009B139E" w:rsidRDefault="009B139E" w:rsidP="009B139E">
      <w:pPr>
        <w:pStyle w:val="BodyText"/>
        <w:spacing w:line="360" w:lineRule="auto"/>
        <w:ind w:left="360"/>
      </w:pPr>
      <w:r w:rsidRPr="009B139E">
        <w:t xml:space="preserve">        if(a[i] &gt; max)</w:t>
      </w:r>
    </w:p>
    <w:p w:rsidR="009B139E" w:rsidRPr="009B139E" w:rsidRDefault="009B139E" w:rsidP="009B139E">
      <w:pPr>
        <w:pStyle w:val="BodyText"/>
        <w:spacing w:line="360" w:lineRule="auto"/>
        <w:ind w:left="360"/>
      </w:pPr>
      <w:r w:rsidRPr="009B139E">
        <w:t xml:space="preserve">            max = a[i];</w:t>
      </w:r>
    </w:p>
    <w:p w:rsidR="009B139E" w:rsidRPr="009B139E" w:rsidRDefault="009B139E" w:rsidP="009B139E">
      <w:pPr>
        <w:pStyle w:val="BodyText"/>
        <w:spacing w:line="360" w:lineRule="auto"/>
        <w:ind w:left="360"/>
      </w:pPr>
      <w:r w:rsidRPr="009B139E">
        <w:t xml:space="preserve">    }</w:t>
      </w:r>
    </w:p>
    <w:p w:rsidR="009B139E" w:rsidRPr="009B139E" w:rsidRDefault="009B139E" w:rsidP="009B139E">
      <w:pPr>
        <w:pStyle w:val="BodyText"/>
        <w:spacing w:line="360" w:lineRule="auto"/>
        <w:ind w:left="360"/>
      </w:pPr>
      <w:r w:rsidRPr="009B139E">
        <w:t xml:space="preserve">    printf("Minimum element = %d\n", min);</w:t>
      </w:r>
    </w:p>
    <w:p w:rsidR="009B139E" w:rsidRPr="009B139E" w:rsidRDefault="009B139E" w:rsidP="009B139E">
      <w:pPr>
        <w:pStyle w:val="BodyText"/>
        <w:spacing w:line="360" w:lineRule="auto"/>
        <w:ind w:left="360"/>
      </w:pPr>
      <w:r w:rsidRPr="009B139E">
        <w:t xml:space="preserve">    printf("Maximum element = %d\n", max);</w:t>
      </w:r>
    </w:p>
    <w:p w:rsidR="009B139E" w:rsidRPr="009B139E" w:rsidRDefault="009B139E" w:rsidP="009B139E">
      <w:pPr>
        <w:pStyle w:val="BodyText"/>
        <w:spacing w:line="360" w:lineRule="auto"/>
        <w:ind w:left="360"/>
      </w:pPr>
      <w:r w:rsidRPr="009B139E">
        <w:t xml:space="preserve">    return 0;</w:t>
      </w:r>
    </w:p>
    <w:p w:rsidR="009B139E" w:rsidRDefault="009B139E" w:rsidP="009B139E">
      <w:pPr>
        <w:pStyle w:val="BodyText"/>
        <w:spacing w:line="360" w:lineRule="auto"/>
        <w:ind w:left="360"/>
      </w:pPr>
      <w:r w:rsidRPr="009B139E">
        <w:t>}</w:t>
      </w:r>
    </w:p>
    <w:p w:rsidR="009B139E" w:rsidRDefault="009B139E" w:rsidP="009B139E">
      <w:pPr>
        <w:pStyle w:val="BodyText"/>
        <w:spacing w:line="360" w:lineRule="auto"/>
        <w:ind w:left="360"/>
      </w:pPr>
    </w:p>
    <w:p w:rsidR="009B139E" w:rsidRDefault="009B139E" w:rsidP="009B139E">
      <w:pPr>
        <w:pStyle w:val="BodyText"/>
        <w:spacing w:after="240" w:line="357" w:lineRule="auto"/>
        <w:ind w:left="360"/>
        <w:rPr>
          <w:b/>
          <w:sz w:val="28"/>
        </w:rPr>
      </w:pPr>
      <w:r>
        <w:rPr>
          <w:b/>
          <w:sz w:val="28"/>
        </w:rPr>
        <w:t>OUTPUT  :</w:t>
      </w:r>
    </w:p>
    <w:p w:rsidR="009B139E" w:rsidRDefault="00140355" w:rsidP="009B139E">
      <w:pPr>
        <w:pStyle w:val="BodyText"/>
        <w:spacing w:line="360" w:lineRule="auto"/>
        <w:ind w:left="360"/>
      </w:pPr>
      <w:r w:rsidRPr="00140355">
        <w:rPr>
          <w:noProof/>
          <w:lang w:val="en-IN" w:eastAsia="en-IN"/>
        </w:rPr>
        <w:drawing>
          <wp:inline distT="0" distB="0" distL="0" distR="0" wp14:anchorId="759EF8DC" wp14:editId="26DF5E06">
            <wp:extent cx="5583555" cy="7613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18379"/>
                    <a:stretch/>
                  </pic:blipFill>
                  <pic:spPr bwMode="auto">
                    <a:xfrm>
                      <a:off x="0" y="0"/>
                      <a:ext cx="5583555" cy="761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139E" w:rsidRDefault="009B139E" w:rsidP="009B139E">
      <w:pPr>
        <w:pStyle w:val="BodyText"/>
        <w:spacing w:line="360" w:lineRule="auto"/>
        <w:ind w:left="360"/>
      </w:pPr>
    </w:p>
    <w:p w:rsidR="009B139E" w:rsidRDefault="009B139E" w:rsidP="009B139E">
      <w:pPr>
        <w:pStyle w:val="BodyText"/>
        <w:spacing w:line="360" w:lineRule="auto"/>
        <w:ind w:left="360"/>
      </w:pPr>
    </w:p>
    <w:p w:rsidR="009B139E" w:rsidRDefault="009B139E" w:rsidP="009B139E">
      <w:pPr>
        <w:pStyle w:val="BodyText"/>
        <w:spacing w:line="360" w:lineRule="auto"/>
        <w:ind w:left="360"/>
      </w:pPr>
    </w:p>
    <w:p w:rsidR="009B139E" w:rsidRDefault="009B139E" w:rsidP="009B139E">
      <w:pPr>
        <w:pStyle w:val="BodyText"/>
        <w:spacing w:line="360" w:lineRule="auto"/>
        <w:ind w:left="360"/>
      </w:pPr>
    </w:p>
    <w:p w:rsidR="003675B1" w:rsidRDefault="003675B1" w:rsidP="009B139E">
      <w:pPr>
        <w:pStyle w:val="BodyText"/>
        <w:spacing w:line="360" w:lineRule="auto"/>
        <w:ind w:left="360"/>
      </w:pPr>
    </w:p>
    <w:p w:rsidR="003675B1" w:rsidRDefault="003675B1" w:rsidP="009B139E">
      <w:pPr>
        <w:pStyle w:val="BodyText"/>
        <w:spacing w:line="360" w:lineRule="auto"/>
        <w:ind w:left="360"/>
      </w:pPr>
    </w:p>
    <w:p w:rsidR="009B139E" w:rsidRDefault="009B139E" w:rsidP="009B139E">
      <w:pPr>
        <w:pStyle w:val="BodyText"/>
        <w:spacing w:line="360" w:lineRule="auto"/>
        <w:ind w:left="360"/>
      </w:pPr>
    </w:p>
    <w:p w:rsidR="009B139E" w:rsidRDefault="009B139E" w:rsidP="009B139E">
      <w:pPr>
        <w:pStyle w:val="BodyText"/>
        <w:spacing w:line="360" w:lineRule="auto"/>
        <w:ind w:left="360"/>
      </w:pPr>
    </w:p>
    <w:p w:rsidR="00140355" w:rsidRDefault="00140355" w:rsidP="00140355">
      <w:pPr>
        <w:spacing w:before="79"/>
        <w:ind w:left="360"/>
        <w:rPr>
          <w:b/>
          <w:sz w:val="24"/>
        </w:rPr>
      </w:pPr>
      <w:r>
        <w:rPr>
          <w:b/>
          <w:sz w:val="24"/>
        </w:rPr>
        <w:lastRenderedPageBreak/>
        <w:t>Ex. No:</w:t>
      </w:r>
      <w:r>
        <w:rPr>
          <w:b/>
          <w:spacing w:val="-2"/>
          <w:sz w:val="24"/>
        </w:rPr>
        <w:t xml:space="preserve"> 02</w:t>
      </w:r>
    </w:p>
    <w:p w:rsidR="00140355" w:rsidRDefault="00140355" w:rsidP="00140355">
      <w:pPr>
        <w:spacing w:before="204"/>
        <w:ind w:left="360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28-07-2026</w:t>
      </w:r>
    </w:p>
    <w:p w:rsidR="00140355" w:rsidRPr="00C94DD3" w:rsidRDefault="00140355" w:rsidP="00140355">
      <w:pPr>
        <w:spacing w:before="205"/>
        <w:ind w:left="-284" w:right="-284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MAXIMUM AND MINIMUM</w:t>
      </w:r>
      <w:ins w:id="119" w:author="Murshida" w:date="2026-10-28T12:39:00Z">
        <w:r w:rsidR="00AE436A">
          <w:rPr>
            <w:b/>
            <w:sz w:val="32"/>
            <w:szCs w:val="24"/>
          </w:rPr>
          <w:t xml:space="preserve"> USING DIVIDE AND CONQUER</w:t>
        </w:r>
      </w:ins>
    </w:p>
    <w:p w:rsidR="00140355" w:rsidRDefault="00140355" w:rsidP="00140355">
      <w:pPr>
        <w:tabs>
          <w:tab w:val="left" w:pos="426"/>
        </w:tabs>
        <w:spacing w:before="205"/>
        <w:ind w:left="363" w:right="3"/>
        <w:jc w:val="center"/>
        <w:rPr>
          <w:b/>
          <w:sz w:val="28"/>
        </w:rPr>
      </w:pPr>
    </w:p>
    <w:p w:rsidR="00140355" w:rsidRPr="00C94DD3" w:rsidRDefault="00140355" w:rsidP="00140355">
      <w:pPr>
        <w:pStyle w:val="BodyText"/>
        <w:spacing w:line="357" w:lineRule="auto"/>
        <w:ind w:left="360"/>
        <w:rPr>
          <w:b/>
          <w:sz w:val="28"/>
        </w:rPr>
      </w:pPr>
      <w:r>
        <w:rPr>
          <w:b/>
          <w:sz w:val="28"/>
        </w:rPr>
        <w:t xml:space="preserve">AIM </w:t>
      </w:r>
      <w:r w:rsidRPr="00C94DD3">
        <w:rPr>
          <w:b/>
          <w:sz w:val="28"/>
        </w:rPr>
        <w:t xml:space="preserve">: </w:t>
      </w:r>
      <w:r w:rsidRPr="00C94DD3">
        <w:rPr>
          <w:b/>
          <w:sz w:val="28"/>
        </w:rPr>
        <w:tab/>
      </w:r>
    </w:p>
    <w:p w:rsidR="00140355" w:rsidRDefault="00140355" w:rsidP="00140355">
      <w:pPr>
        <w:pStyle w:val="BodyText"/>
        <w:spacing w:before="211" w:line="357" w:lineRule="auto"/>
        <w:ind w:left="360"/>
      </w:pPr>
    </w:p>
    <w:p w:rsidR="00140355" w:rsidRDefault="00140355" w:rsidP="00140355">
      <w:pPr>
        <w:pStyle w:val="BodyText"/>
        <w:tabs>
          <w:tab w:val="left" w:pos="864"/>
        </w:tabs>
        <w:spacing w:line="357" w:lineRule="auto"/>
        <w:ind w:left="360"/>
      </w:pPr>
    </w:p>
    <w:p w:rsidR="00140355" w:rsidRDefault="00140355" w:rsidP="00140355">
      <w:pPr>
        <w:pStyle w:val="Heading1"/>
        <w:ind w:left="355"/>
        <w:rPr>
          <w:spacing w:val="-2"/>
        </w:rPr>
      </w:pPr>
      <w:r>
        <w:rPr>
          <w:spacing w:val="-2"/>
        </w:rPr>
        <w:t>ALGORITHM  :</w:t>
      </w: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3675B1" w:rsidRDefault="003675B1" w:rsidP="00140355">
      <w:pPr>
        <w:pStyle w:val="Heading1"/>
        <w:ind w:left="355"/>
        <w:rPr>
          <w:spacing w:val="-2"/>
        </w:rPr>
      </w:pPr>
    </w:p>
    <w:p w:rsidR="003675B1" w:rsidRDefault="003675B1" w:rsidP="00140355">
      <w:pPr>
        <w:pStyle w:val="Heading1"/>
        <w:ind w:left="355"/>
        <w:rPr>
          <w:spacing w:val="-2"/>
        </w:rPr>
      </w:pPr>
    </w:p>
    <w:p w:rsidR="003675B1" w:rsidRDefault="003675B1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  <w:r>
        <w:rPr>
          <w:spacing w:val="-2"/>
        </w:rPr>
        <w:t>RESULT :</w:t>
      </w:r>
    </w:p>
    <w:p w:rsidR="009B139E" w:rsidRDefault="009B139E" w:rsidP="009B139E">
      <w:pPr>
        <w:pStyle w:val="BodyText"/>
        <w:spacing w:line="360" w:lineRule="auto"/>
        <w:ind w:left="360"/>
      </w:pPr>
    </w:p>
    <w:p w:rsidR="009B139E" w:rsidRDefault="002F6E91" w:rsidP="009B139E">
      <w:pPr>
        <w:pStyle w:val="BodyText"/>
        <w:spacing w:line="360" w:lineRule="auto"/>
        <w:ind w:left="360"/>
      </w:pPr>
      <w:r>
        <w:rPr>
          <w:noProof/>
          <w:spacing w:val="-2"/>
          <w:lang w:val="en-IN" w:eastAsia="en-IN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9AA3FD5" wp14:editId="435FC703">
                <wp:simplePos x="0" y="0"/>
                <wp:positionH relativeFrom="column">
                  <wp:posOffset>3135630</wp:posOffset>
                </wp:positionH>
                <wp:positionV relativeFrom="paragraph">
                  <wp:posOffset>214312</wp:posOffset>
                </wp:positionV>
                <wp:extent cx="397042" cy="252663"/>
                <wp:effectExtent l="0" t="0" r="3175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042" cy="2526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163D3" w:rsidRPr="002F6E91" w:rsidRDefault="00B163D3" w:rsidP="002F6E91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ins w:id="120" w:author="Murshida" w:date="2026-10-28T12:26:00Z">
                              <w:r>
                                <w:rPr>
                                  <w:lang w:val="en-IN"/>
                                </w:rPr>
                                <w:t>2</w:t>
                              </w:r>
                            </w:ins>
                            <w:del w:id="121" w:author="Murshida" w:date="2026-10-28T12:26:00Z">
                              <w:r w:rsidDel="002F2D09">
                                <w:rPr>
                                  <w:lang w:val="en-IN"/>
                                </w:rPr>
                                <w:delText>3</w:delText>
                              </w:r>
                            </w:del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A3FD5" id="Text Box 12" o:spid="_x0000_s1028" type="#_x0000_t202" style="position:absolute;left:0;text-align:left;margin-left:246.9pt;margin-top:16.85pt;width:31.25pt;height:19.9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" fillcolor="white [3201]" stroked="f" strokeweight=".5pt">
                <v:textbox>
                  <w:txbxContent>
                    <w:p w:rsidR="00B163D3" w:rsidRPr="002F6E91" w:rsidRDefault="00B163D3" w:rsidP="002F6E91">
                      <w:pPr>
                        <w:jc w:val="center"/>
                        <w:rPr>
                          <w:lang w:val="en-IN"/>
                        </w:rPr>
                      </w:pPr>
                      <w:ins w:id="122" w:author="Murshida" w:date="2026-10-28T12:26:00Z">
                        <w:r>
                          <w:rPr>
                            <w:lang w:val="en-IN"/>
                          </w:rPr>
                          <w:t>2</w:t>
                        </w:r>
                      </w:ins>
                      <w:del w:id="123" w:author="Murshida" w:date="2026-10-28T12:26:00Z">
                        <w:r w:rsidDel="002F2D09">
                          <w:rPr>
                            <w:lang w:val="en-IN"/>
                          </w:rPr>
                          <w:delText>3</w:delText>
                        </w:r>
                      </w:del>
                    </w:p>
                  </w:txbxContent>
                </v:textbox>
              </v:shape>
            </w:pict>
          </mc:Fallback>
        </mc:AlternateContent>
      </w:r>
    </w:p>
    <w:p w:rsidR="009B139E" w:rsidRPr="00C94DD3" w:rsidRDefault="009B139E" w:rsidP="009B139E">
      <w:pPr>
        <w:pStyle w:val="BodyText"/>
        <w:spacing w:after="240" w:line="357" w:lineRule="auto"/>
        <w:ind w:left="360"/>
        <w:rPr>
          <w:b/>
          <w:sz w:val="28"/>
        </w:rPr>
      </w:pPr>
      <w:r>
        <w:rPr>
          <w:b/>
          <w:sz w:val="28"/>
        </w:rPr>
        <w:lastRenderedPageBreak/>
        <w:t xml:space="preserve">SOURCE CODE </w:t>
      </w:r>
      <w:r w:rsidRPr="00C94DD3">
        <w:rPr>
          <w:b/>
          <w:sz w:val="28"/>
        </w:rPr>
        <w:t xml:space="preserve">: </w:t>
      </w:r>
    </w:p>
    <w:p w:rsidR="00CC258A" w:rsidRDefault="00CC258A" w:rsidP="00CC258A">
      <w:pPr>
        <w:pStyle w:val="BodyText"/>
        <w:spacing w:line="360" w:lineRule="auto"/>
        <w:ind w:left="360"/>
      </w:pPr>
      <w:r>
        <w:t>#include &lt;stdio.h&gt;</w:t>
      </w:r>
    </w:p>
    <w:p w:rsidR="00CC258A" w:rsidRDefault="00CC258A" w:rsidP="00CC258A">
      <w:pPr>
        <w:pStyle w:val="BodyText"/>
        <w:spacing w:line="360" w:lineRule="auto"/>
        <w:ind w:left="360"/>
      </w:pPr>
      <w:r>
        <w:t>int main()</w:t>
      </w:r>
    </w:p>
    <w:p w:rsidR="00CC258A" w:rsidRDefault="00CC258A" w:rsidP="00CC258A">
      <w:pPr>
        <w:pStyle w:val="BodyText"/>
        <w:spacing w:line="360" w:lineRule="auto"/>
        <w:ind w:left="360"/>
      </w:pPr>
      <w:r>
        <w:t>{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int a[4][4], b[4][4], c[4][4];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int m1[2][2], m2[2][2], m3[2][2], m4[2][2];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int m5[2][2], m6[2][2], m7[2][2];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int p[2][2], q[2][2], r[2][2], s[2][2];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int i, j, k;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printf("Enter elements of matrix A:\n");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for(i = 0; i &lt; 4; i++)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    for(j = 0; j &lt; 4; j++)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        scanf("%d", &amp;a[i][j]);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printf("Enter elements of matrix B:\n");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for(i = 0; i &lt; 4; i++)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    for(j = 0; j &lt; 4; j++)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        scanf("%d", &amp;b[i][j]);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for(i = 0; i &lt; 2; i++)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{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    for(j = 0; j &lt; 2; j++)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    {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        m1[i][j] = (a[i][j] + a[i+2][j+2]) * (b[i][j] + b[i+2][j+2]);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        m2[i][j] = (a[i+2][j] + a[i+2][j+2]) * b[i][j];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        m3[i][j] = a[i][j] * (b[i][j+2] - b[i+2][j+2]);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        m4[i][j] = a[i+2][j+2] * (b[i+2][j] - b[i][j]);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        m5[i][j] = (a[i][j] + a[i][j+2]) * b[i+2][j+2];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        m6[i][j] = (a[i+2][j] - a[i][j]) * (b[i][j] + b[i][j+2]);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        m7[i][j] = (a[i][j+2] - a[i+2][j+2])* (b[i+2][j] + b[i+2][j+2]);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    }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}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</w:t>
      </w:r>
    </w:p>
    <w:p w:rsidR="00CC258A" w:rsidRDefault="00CC258A" w:rsidP="00CC258A">
      <w:pPr>
        <w:pStyle w:val="BodyText"/>
        <w:spacing w:line="360" w:lineRule="auto"/>
        <w:ind w:left="360"/>
      </w:pPr>
    </w:p>
    <w:p w:rsidR="003675B1" w:rsidRDefault="003675B1" w:rsidP="00CC258A">
      <w:pPr>
        <w:pStyle w:val="BodyText"/>
        <w:spacing w:line="360" w:lineRule="auto"/>
        <w:ind w:left="360"/>
      </w:pPr>
    </w:p>
    <w:p w:rsidR="003675B1" w:rsidRDefault="003675B1" w:rsidP="00CC258A">
      <w:pPr>
        <w:pStyle w:val="BodyText"/>
        <w:spacing w:line="360" w:lineRule="auto"/>
        <w:ind w:left="360"/>
      </w:pPr>
    </w:p>
    <w:p w:rsidR="00CC258A" w:rsidRDefault="00CC258A" w:rsidP="00CC258A">
      <w:pPr>
        <w:pStyle w:val="BodyText"/>
        <w:spacing w:line="360" w:lineRule="auto"/>
        <w:ind w:left="360"/>
      </w:pPr>
    </w:p>
    <w:p w:rsidR="00140355" w:rsidRDefault="00140355" w:rsidP="00140355">
      <w:pPr>
        <w:spacing w:before="79"/>
        <w:ind w:left="360"/>
        <w:rPr>
          <w:b/>
          <w:sz w:val="24"/>
        </w:rPr>
      </w:pPr>
      <w:r>
        <w:rPr>
          <w:b/>
          <w:sz w:val="24"/>
        </w:rPr>
        <w:lastRenderedPageBreak/>
        <w:t>Ex. No:</w:t>
      </w:r>
      <w:r>
        <w:rPr>
          <w:b/>
          <w:spacing w:val="-2"/>
          <w:sz w:val="24"/>
        </w:rPr>
        <w:t xml:space="preserve"> 03</w:t>
      </w:r>
    </w:p>
    <w:p w:rsidR="00140355" w:rsidRDefault="00140355" w:rsidP="00140355">
      <w:pPr>
        <w:spacing w:before="204"/>
        <w:ind w:left="360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18-08-2026</w:t>
      </w:r>
    </w:p>
    <w:p w:rsidR="00140355" w:rsidRPr="00C94DD3" w:rsidRDefault="00140355" w:rsidP="00140355">
      <w:pPr>
        <w:spacing w:before="205"/>
        <w:ind w:left="-284" w:right="-284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STRASSEN’S MATRIX MULTIPLICATION</w:t>
      </w:r>
    </w:p>
    <w:p w:rsidR="00140355" w:rsidRDefault="00140355" w:rsidP="00140355">
      <w:pPr>
        <w:tabs>
          <w:tab w:val="left" w:pos="426"/>
        </w:tabs>
        <w:spacing w:before="205"/>
        <w:ind w:left="363" w:right="3"/>
        <w:jc w:val="center"/>
        <w:rPr>
          <w:b/>
          <w:sz w:val="28"/>
        </w:rPr>
      </w:pPr>
    </w:p>
    <w:p w:rsidR="00140355" w:rsidRPr="00C94DD3" w:rsidRDefault="00140355" w:rsidP="00140355">
      <w:pPr>
        <w:pStyle w:val="BodyText"/>
        <w:spacing w:line="357" w:lineRule="auto"/>
        <w:ind w:left="360"/>
        <w:rPr>
          <w:b/>
          <w:sz w:val="28"/>
        </w:rPr>
      </w:pPr>
      <w:r>
        <w:rPr>
          <w:b/>
          <w:sz w:val="28"/>
        </w:rPr>
        <w:t xml:space="preserve">AIM </w:t>
      </w:r>
      <w:r w:rsidRPr="00C94DD3">
        <w:rPr>
          <w:b/>
          <w:sz w:val="28"/>
        </w:rPr>
        <w:t xml:space="preserve">: </w:t>
      </w:r>
    </w:p>
    <w:p w:rsidR="00140355" w:rsidRDefault="00140355" w:rsidP="00140355">
      <w:pPr>
        <w:pStyle w:val="BodyText"/>
        <w:spacing w:before="211" w:line="357" w:lineRule="auto"/>
        <w:ind w:left="360"/>
      </w:pPr>
    </w:p>
    <w:p w:rsidR="00140355" w:rsidRDefault="00140355" w:rsidP="00140355">
      <w:pPr>
        <w:pStyle w:val="BodyText"/>
        <w:tabs>
          <w:tab w:val="left" w:pos="864"/>
        </w:tabs>
        <w:spacing w:line="357" w:lineRule="auto"/>
        <w:ind w:left="360"/>
      </w:pPr>
    </w:p>
    <w:p w:rsidR="00140355" w:rsidRDefault="00140355" w:rsidP="00140355">
      <w:pPr>
        <w:pStyle w:val="Heading1"/>
        <w:ind w:left="355"/>
        <w:rPr>
          <w:spacing w:val="-2"/>
        </w:rPr>
      </w:pPr>
      <w:r>
        <w:rPr>
          <w:spacing w:val="-2"/>
        </w:rPr>
        <w:t>ALGORITHM  :</w:t>
      </w: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</w:p>
    <w:p w:rsidR="003675B1" w:rsidRDefault="003675B1" w:rsidP="00140355">
      <w:pPr>
        <w:pStyle w:val="Heading1"/>
        <w:ind w:left="355"/>
        <w:rPr>
          <w:spacing w:val="-2"/>
        </w:rPr>
      </w:pPr>
    </w:p>
    <w:p w:rsidR="003675B1" w:rsidRDefault="003675B1" w:rsidP="00140355">
      <w:pPr>
        <w:pStyle w:val="Heading1"/>
        <w:ind w:left="355"/>
        <w:rPr>
          <w:spacing w:val="-2"/>
        </w:rPr>
      </w:pPr>
    </w:p>
    <w:p w:rsidR="003675B1" w:rsidRDefault="003675B1" w:rsidP="00140355">
      <w:pPr>
        <w:pStyle w:val="Heading1"/>
        <w:ind w:left="355"/>
        <w:rPr>
          <w:spacing w:val="-2"/>
        </w:rPr>
      </w:pPr>
    </w:p>
    <w:p w:rsidR="00140355" w:rsidRDefault="00140355" w:rsidP="00CC258A">
      <w:pPr>
        <w:pStyle w:val="BodyText"/>
        <w:spacing w:line="360" w:lineRule="auto"/>
        <w:ind w:left="360"/>
      </w:pPr>
    </w:p>
    <w:p w:rsidR="00140355" w:rsidRDefault="00140355" w:rsidP="00CC258A">
      <w:pPr>
        <w:pStyle w:val="BodyText"/>
        <w:spacing w:line="360" w:lineRule="auto"/>
        <w:ind w:left="360"/>
      </w:pPr>
    </w:p>
    <w:p w:rsidR="00140355" w:rsidRDefault="00140355" w:rsidP="00CC258A">
      <w:pPr>
        <w:pStyle w:val="BodyText"/>
        <w:spacing w:line="360" w:lineRule="auto"/>
        <w:ind w:left="360"/>
      </w:pPr>
    </w:p>
    <w:p w:rsidR="00140355" w:rsidRDefault="003675B1" w:rsidP="00CC258A">
      <w:pPr>
        <w:pStyle w:val="BodyText"/>
        <w:spacing w:line="360" w:lineRule="auto"/>
        <w:ind w:left="360"/>
      </w:pPr>
      <w:r>
        <w:rPr>
          <w:noProof/>
          <w:spacing w:val="-2"/>
          <w:lang w:val="en-IN" w:eastAsia="en-IN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9AA3FD5" wp14:editId="435FC703">
                <wp:simplePos x="0" y="0"/>
                <wp:positionH relativeFrom="column">
                  <wp:posOffset>3135630</wp:posOffset>
                </wp:positionH>
                <wp:positionV relativeFrom="paragraph">
                  <wp:posOffset>192809</wp:posOffset>
                </wp:positionV>
                <wp:extent cx="397042" cy="252663"/>
                <wp:effectExtent l="0" t="0" r="3175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042" cy="2526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163D3" w:rsidRPr="002F6E91" w:rsidRDefault="00B163D3" w:rsidP="002F6E91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ins w:id="124" w:author="Murshida" w:date="2026-10-28T12:26:00Z">
                              <w:r>
                                <w:rPr>
                                  <w:lang w:val="en-IN"/>
                                </w:rPr>
                                <w:t>3</w:t>
                              </w:r>
                            </w:ins>
                            <w:del w:id="125" w:author="Murshida" w:date="2026-10-28T12:26:00Z">
                              <w:r w:rsidDel="002F2D09">
                                <w:rPr>
                                  <w:lang w:val="en-IN"/>
                                </w:rPr>
                                <w:delText>4</w:delText>
                              </w:r>
                            </w:del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A3FD5" id="Text Box 13" o:spid="_x0000_s1029" type="#_x0000_t202" style="position:absolute;left:0;text-align:left;margin-left:246.9pt;margin-top:15.2pt;width:31.25pt;height:19.9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" fillcolor="white [3201]" stroked="f" strokeweight=".5pt">
                <v:textbox>
                  <w:txbxContent>
                    <w:p w:rsidR="00B163D3" w:rsidRPr="002F6E91" w:rsidRDefault="00B163D3" w:rsidP="002F6E91">
                      <w:pPr>
                        <w:jc w:val="center"/>
                        <w:rPr>
                          <w:lang w:val="en-IN"/>
                        </w:rPr>
                      </w:pPr>
                      <w:ins w:id="126" w:author="Murshida" w:date="2026-10-28T12:26:00Z">
                        <w:r>
                          <w:rPr>
                            <w:lang w:val="en-IN"/>
                          </w:rPr>
                          <w:t>3</w:t>
                        </w:r>
                      </w:ins>
                      <w:del w:id="127" w:author="Murshida" w:date="2026-10-28T12:26:00Z">
                        <w:r w:rsidDel="002F2D09">
                          <w:rPr>
                            <w:lang w:val="en-IN"/>
                          </w:rPr>
                          <w:delText>4</w:delText>
                        </w:r>
                      </w:del>
                    </w:p>
                  </w:txbxContent>
                </v:textbox>
              </v:shape>
            </w:pict>
          </mc:Fallback>
        </mc:AlternateContent>
      </w:r>
    </w:p>
    <w:p w:rsidR="00CC258A" w:rsidRDefault="00CC258A" w:rsidP="00CC258A">
      <w:pPr>
        <w:pStyle w:val="BodyText"/>
        <w:spacing w:line="360" w:lineRule="auto"/>
        <w:ind w:left="360"/>
      </w:pPr>
      <w:r>
        <w:lastRenderedPageBreak/>
        <w:t>for(i = 0; i &lt; 2; i++)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{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    for(j = 0; j &lt; 2; j++)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    {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        c[i][j] = m1[i][j] + m4[i][j] - m5[i][j] + m7[i][j];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        c[i][j+2] = m3[i][j] + m5[i][j];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        c[i+2][j] = m2[i][j] + m4[i][j];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        c[i+2][j+2] = m1[i][j] - m2[i][j] + m3[i][j] + m6[i][j];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    }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}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printf("Result matrix:\n");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for(i = 0; i &lt; 4; i++)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{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    for(j = 0; j &lt; 4; j++)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        printf("%d ", c[i][j]);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    printf("\n");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}</w:t>
      </w:r>
    </w:p>
    <w:p w:rsidR="00CC258A" w:rsidRDefault="00CC258A" w:rsidP="00CC258A">
      <w:pPr>
        <w:pStyle w:val="BodyText"/>
        <w:spacing w:line="360" w:lineRule="auto"/>
        <w:ind w:left="360"/>
      </w:pPr>
      <w:r>
        <w:t xml:space="preserve">    return 0;</w:t>
      </w:r>
    </w:p>
    <w:p w:rsidR="009B139E" w:rsidRDefault="00CC258A" w:rsidP="00140355">
      <w:pPr>
        <w:pStyle w:val="BodyText"/>
        <w:spacing w:line="360" w:lineRule="auto"/>
        <w:ind w:left="360"/>
      </w:pPr>
      <w:r>
        <w:t>}</w:t>
      </w:r>
    </w:p>
    <w:p w:rsidR="009B139E" w:rsidRDefault="009B139E" w:rsidP="009B139E">
      <w:pPr>
        <w:pStyle w:val="BodyText"/>
        <w:spacing w:line="360" w:lineRule="auto"/>
        <w:ind w:left="360"/>
      </w:pPr>
    </w:p>
    <w:p w:rsidR="00CC258A" w:rsidRDefault="00CC258A" w:rsidP="00CC258A">
      <w:pPr>
        <w:pStyle w:val="BodyText"/>
        <w:spacing w:after="240" w:line="357" w:lineRule="auto"/>
        <w:ind w:left="360"/>
        <w:rPr>
          <w:b/>
          <w:sz w:val="28"/>
        </w:rPr>
      </w:pPr>
      <w:r>
        <w:rPr>
          <w:b/>
          <w:sz w:val="28"/>
        </w:rPr>
        <w:t>OUTPUT  :</w:t>
      </w:r>
    </w:p>
    <w:p w:rsidR="00CC258A" w:rsidRDefault="00140355" w:rsidP="00CC258A">
      <w:pPr>
        <w:pStyle w:val="BodyText"/>
        <w:spacing w:after="240" w:line="357" w:lineRule="auto"/>
        <w:ind w:left="360"/>
        <w:rPr>
          <w:b/>
          <w:sz w:val="28"/>
        </w:rPr>
      </w:pPr>
      <w:r w:rsidRPr="00140355">
        <w:rPr>
          <w:b/>
          <w:noProof/>
          <w:sz w:val="28"/>
          <w:lang w:val="en-IN" w:eastAsia="en-IN"/>
        </w:rPr>
        <w:drawing>
          <wp:inline distT="0" distB="0" distL="0" distR="0" wp14:anchorId="6C195034" wp14:editId="41D2D3DE">
            <wp:extent cx="5715000" cy="20281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16458"/>
                    <a:stretch/>
                  </pic:blipFill>
                  <pic:spPr bwMode="auto">
                    <a:xfrm>
                      <a:off x="0" y="0"/>
                      <a:ext cx="5715000" cy="2028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258A" w:rsidRPr="00C94DD3" w:rsidRDefault="00CC258A" w:rsidP="00CC258A">
      <w:pPr>
        <w:pStyle w:val="BodyText"/>
        <w:spacing w:after="240" w:line="357" w:lineRule="auto"/>
        <w:ind w:left="360"/>
        <w:rPr>
          <w:b/>
          <w:sz w:val="28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6B445F" w:rsidRDefault="006B445F" w:rsidP="00140355">
      <w:pPr>
        <w:pStyle w:val="Heading1"/>
        <w:ind w:left="355"/>
        <w:rPr>
          <w:spacing w:val="-2"/>
        </w:rPr>
      </w:pPr>
    </w:p>
    <w:p w:rsidR="006B445F" w:rsidRDefault="006B445F" w:rsidP="00140355">
      <w:pPr>
        <w:pStyle w:val="Heading1"/>
        <w:ind w:left="355"/>
        <w:rPr>
          <w:spacing w:val="-2"/>
        </w:rPr>
      </w:pPr>
    </w:p>
    <w:p w:rsidR="006B445F" w:rsidRDefault="006B445F" w:rsidP="00140355">
      <w:pPr>
        <w:pStyle w:val="Heading1"/>
        <w:ind w:left="355"/>
        <w:rPr>
          <w:spacing w:val="-2"/>
        </w:rPr>
      </w:pPr>
    </w:p>
    <w:p w:rsidR="006B445F" w:rsidRDefault="006B445F" w:rsidP="00140355">
      <w:pPr>
        <w:pStyle w:val="Heading1"/>
        <w:ind w:left="355"/>
        <w:rPr>
          <w:spacing w:val="-2"/>
        </w:rPr>
      </w:pPr>
    </w:p>
    <w:p w:rsidR="006B445F" w:rsidRDefault="006B445F" w:rsidP="00140355">
      <w:pPr>
        <w:pStyle w:val="Heading1"/>
        <w:ind w:left="355"/>
        <w:rPr>
          <w:spacing w:val="-2"/>
        </w:rPr>
      </w:pPr>
    </w:p>
    <w:p w:rsidR="006B445F" w:rsidRDefault="006B445F" w:rsidP="00140355">
      <w:pPr>
        <w:pStyle w:val="Heading1"/>
        <w:ind w:left="355"/>
        <w:rPr>
          <w:spacing w:val="-2"/>
        </w:rPr>
      </w:pPr>
    </w:p>
    <w:p w:rsidR="006B445F" w:rsidRDefault="006B445F" w:rsidP="00140355">
      <w:pPr>
        <w:pStyle w:val="Heading1"/>
        <w:ind w:left="355"/>
        <w:rPr>
          <w:spacing w:val="-2"/>
        </w:rPr>
      </w:pPr>
    </w:p>
    <w:p w:rsidR="006B445F" w:rsidRDefault="006B445F" w:rsidP="00140355">
      <w:pPr>
        <w:pStyle w:val="Heading1"/>
        <w:ind w:left="355"/>
        <w:rPr>
          <w:spacing w:val="-2"/>
        </w:rPr>
      </w:pPr>
    </w:p>
    <w:p w:rsidR="006B445F" w:rsidRDefault="006B445F" w:rsidP="00140355">
      <w:pPr>
        <w:pStyle w:val="Heading1"/>
        <w:ind w:left="355"/>
        <w:rPr>
          <w:spacing w:val="-2"/>
        </w:rPr>
      </w:pPr>
    </w:p>
    <w:p w:rsidR="006B445F" w:rsidRDefault="006B445F" w:rsidP="00140355">
      <w:pPr>
        <w:pStyle w:val="Heading1"/>
        <w:ind w:left="355"/>
        <w:rPr>
          <w:spacing w:val="-2"/>
        </w:rPr>
      </w:pPr>
    </w:p>
    <w:p w:rsidR="006B445F" w:rsidRDefault="006B445F" w:rsidP="00140355">
      <w:pPr>
        <w:pStyle w:val="Heading1"/>
        <w:ind w:left="355"/>
        <w:rPr>
          <w:spacing w:val="-2"/>
        </w:rPr>
      </w:pPr>
    </w:p>
    <w:p w:rsidR="006B445F" w:rsidRDefault="006B445F" w:rsidP="00140355">
      <w:pPr>
        <w:pStyle w:val="Heading1"/>
        <w:ind w:left="355"/>
        <w:rPr>
          <w:spacing w:val="-2"/>
        </w:rPr>
      </w:pPr>
    </w:p>
    <w:p w:rsidR="006B445F" w:rsidRDefault="006B445F" w:rsidP="00140355">
      <w:pPr>
        <w:pStyle w:val="Heading1"/>
        <w:ind w:left="355"/>
        <w:rPr>
          <w:spacing w:val="-2"/>
        </w:rPr>
      </w:pPr>
    </w:p>
    <w:p w:rsidR="006B445F" w:rsidRDefault="006B445F" w:rsidP="00140355">
      <w:pPr>
        <w:pStyle w:val="Heading1"/>
        <w:ind w:left="355"/>
        <w:rPr>
          <w:spacing w:val="-2"/>
        </w:rPr>
      </w:pPr>
    </w:p>
    <w:p w:rsidR="006B445F" w:rsidRDefault="006B445F" w:rsidP="00140355">
      <w:pPr>
        <w:pStyle w:val="Heading1"/>
        <w:ind w:left="355"/>
        <w:rPr>
          <w:spacing w:val="-2"/>
        </w:rPr>
      </w:pPr>
    </w:p>
    <w:p w:rsidR="006B445F" w:rsidRDefault="006B445F" w:rsidP="00140355">
      <w:pPr>
        <w:pStyle w:val="Heading1"/>
        <w:ind w:left="355"/>
        <w:rPr>
          <w:spacing w:val="-2"/>
        </w:rPr>
      </w:pPr>
    </w:p>
    <w:p w:rsidR="006B445F" w:rsidRDefault="006B445F" w:rsidP="00140355">
      <w:pPr>
        <w:pStyle w:val="Heading1"/>
        <w:ind w:left="355"/>
        <w:rPr>
          <w:spacing w:val="-2"/>
        </w:rPr>
      </w:pPr>
    </w:p>
    <w:p w:rsidR="006B445F" w:rsidRDefault="006B445F" w:rsidP="00140355">
      <w:pPr>
        <w:pStyle w:val="Heading1"/>
        <w:ind w:left="355"/>
        <w:rPr>
          <w:spacing w:val="-2"/>
        </w:rPr>
      </w:pPr>
    </w:p>
    <w:p w:rsidR="006B445F" w:rsidRDefault="006B445F" w:rsidP="00140355">
      <w:pPr>
        <w:pStyle w:val="Heading1"/>
        <w:ind w:left="355"/>
        <w:rPr>
          <w:spacing w:val="-2"/>
        </w:rPr>
      </w:pPr>
    </w:p>
    <w:p w:rsidR="006B445F" w:rsidRDefault="006B445F" w:rsidP="00140355">
      <w:pPr>
        <w:pStyle w:val="Heading1"/>
        <w:ind w:left="355"/>
        <w:rPr>
          <w:spacing w:val="-2"/>
        </w:rPr>
      </w:pPr>
    </w:p>
    <w:p w:rsidR="006B445F" w:rsidRDefault="006B445F" w:rsidP="00140355">
      <w:pPr>
        <w:pStyle w:val="Heading1"/>
        <w:ind w:left="355"/>
        <w:rPr>
          <w:spacing w:val="-2"/>
        </w:rPr>
      </w:pPr>
    </w:p>
    <w:p w:rsidR="006B445F" w:rsidRDefault="006B445F" w:rsidP="00140355">
      <w:pPr>
        <w:pStyle w:val="Heading1"/>
        <w:ind w:left="355"/>
        <w:rPr>
          <w:spacing w:val="-2"/>
        </w:rPr>
      </w:pPr>
    </w:p>
    <w:p w:rsidR="006B445F" w:rsidRDefault="006B445F" w:rsidP="00140355">
      <w:pPr>
        <w:pStyle w:val="Heading1"/>
        <w:ind w:left="355"/>
        <w:rPr>
          <w:spacing w:val="-2"/>
        </w:rPr>
      </w:pPr>
    </w:p>
    <w:p w:rsidR="006B445F" w:rsidRDefault="006B445F" w:rsidP="00140355">
      <w:pPr>
        <w:pStyle w:val="Heading1"/>
        <w:ind w:left="355"/>
        <w:rPr>
          <w:spacing w:val="-2"/>
        </w:rPr>
      </w:pPr>
    </w:p>
    <w:p w:rsidR="006B445F" w:rsidRDefault="006B445F" w:rsidP="00140355">
      <w:pPr>
        <w:pStyle w:val="Heading1"/>
        <w:ind w:left="355"/>
        <w:rPr>
          <w:spacing w:val="-2"/>
        </w:rPr>
      </w:pPr>
    </w:p>
    <w:p w:rsidR="003675B1" w:rsidRDefault="003675B1" w:rsidP="00140355">
      <w:pPr>
        <w:pStyle w:val="Heading1"/>
        <w:ind w:left="355"/>
        <w:rPr>
          <w:spacing w:val="-2"/>
        </w:rPr>
      </w:pPr>
    </w:p>
    <w:p w:rsidR="003675B1" w:rsidRDefault="003675B1" w:rsidP="00140355">
      <w:pPr>
        <w:pStyle w:val="Heading1"/>
        <w:ind w:left="355"/>
        <w:rPr>
          <w:spacing w:val="-2"/>
        </w:rPr>
      </w:pPr>
    </w:p>
    <w:p w:rsidR="003675B1" w:rsidRDefault="003675B1" w:rsidP="00140355">
      <w:pPr>
        <w:pStyle w:val="Heading1"/>
        <w:ind w:left="355"/>
        <w:rPr>
          <w:spacing w:val="-2"/>
        </w:rPr>
      </w:pPr>
    </w:p>
    <w:p w:rsidR="003675B1" w:rsidRDefault="003675B1" w:rsidP="00140355">
      <w:pPr>
        <w:pStyle w:val="Heading1"/>
        <w:ind w:left="355"/>
        <w:rPr>
          <w:spacing w:val="-2"/>
        </w:rPr>
      </w:pPr>
    </w:p>
    <w:p w:rsidR="003675B1" w:rsidRDefault="003675B1" w:rsidP="00140355">
      <w:pPr>
        <w:pStyle w:val="Heading1"/>
        <w:ind w:left="355"/>
        <w:rPr>
          <w:spacing w:val="-2"/>
        </w:rPr>
      </w:pPr>
    </w:p>
    <w:p w:rsidR="006B445F" w:rsidRDefault="006B445F" w:rsidP="00140355">
      <w:pPr>
        <w:pStyle w:val="Heading1"/>
        <w:ind w:left="355"/>
        <w:rPr>
          <w:spacing w:val="-2"/>
        </w:rPr>
      </w:pPr>
    </w:p>
    <w:p w:rsidR="006B445F" w:rsidRDefault="006B445F" w:rsidP="00140355">
      <w:pPr>
        <w:pStyle w:val="Heading1"/>
        <w:ind w:left="355"/>
        <w:rPr>
          <w:spacing w:val="-2"/>
        </w:rPr>
      </w:pPr>
    </w:p>
    <w:p w:rsidR="006B445F" w:rsidRDefault="006B445F" w:rsidP="00140355">
      <w:pPr>
        <w:pStyle w:val="Heading1"/>
        <w:ind w:left="355"/>
        <w:rPr>
          <w:spacing w:val="-2"/>
        </w:rPr>
      </w:pPr>
    </w:p>
    <w:p w:rsidR="006B445F" w:rsidRDefault="006B445F" w:rsidP="00140355">
      <w:pPr>
        <w:pStyle w:val="Heading1"/>
        <w:ind w:left="355"/>
        <w:rPr>
          <w:spacing w:val="-2"/>
        </w:rPr>
      </w:pPr>
    </w:p>
    <w:p w:rsidR="00140355" w:rsidRDefault="00140355" w:rsidP="00140355">
      <w:pPr>
        <w:pStyle w:val="Heading1"/>
        <w:ind w:left="355"/>
        <w:rPr>
          <w:spacing w:val="-2"/>
        </w:rPr>
      </w:pPr>
      <w:r>
        <w:rPr>
          <w:spacing w:val="-2"/>
        </w:rPr>
        <w:t>RESULT :</w:t>
      </w: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6B445F" w:rsidRDefault="006B445F" w:rsidP="00CC258A">
      <w:pPr>
        <w:spacing w:before="79"/>
        <w:ind w:left="360"/>
        <w:rPr>
          <w:spacing w:val="-2"/>
        </w:rPr>
      </w:pPr>
    </w:p>
    <w:p w:rsidR="006B445F" w:rsidRDefault="006B445F" w:rsidP="00CC258A">
      <w:pPr>
        <w:spacing w:before="79"/>
        <w:ind w:left="360"/>
        <w:rPr>
          <w:spacing w:val="-2"/>
        </w:rPr>
      </w:pPr>
    </w:p>
    <w:p w:rsidR="006B445F" w:rsidRDefault="006B445F" w:rsidP="00CC258A">
      <w:pPr>
        <w:spacing w:before="79"/>
        <w:ind w:left="360"/>
        <w:rPr>
          <w:spacing w:val="-2"/>
        </w:rPr>
      </w:pPr>
    </w:p>
    <w:p w:rsidR="006B445F" w:rsidRDefault="003675B1" w:rsidP="00CC258A">
      <w:pPr>
        <w:spacing w:before="79"/>
        <w:ind w:left="360"/>
        <w:rPr>
          <w:spacing w:val="-2"/>
        </w:rPr>
      </w:pPr>
      <w:r>
        <w:rPr>
          <w:noProof/>
          <w:spacing w:val="-2"/>
          <w:lang w:val="en-IN" w:eastAsia="en-IN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9AA3FD5" wp14:editId="435FC703">
                <wp:simplePos x="0" y="0"/>
                <wp:positionH relativeFrom="column">
                  <wp:posOffset>3135630</wp:posOffset>
                </wp:positionH>
                <wp:positionV relativeFrom="paragraph">
                  <wp:posOffset>244706</wp:posOffset>
                </wp:positionV>
                <wp:extent cx="397042" cy="252663"/>
                <wp:effectExtent l="0" t="0" r="3175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042" cy="2526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163D3" w:rsidRPr="002F6E91" w:rsidRDefault="00B163D3" w:rsidP="002F6E91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ins w:id="128" w:author="Murshida" w:date="2026-10-28T12:26:00Z">
                              <w:r>
                                <w:rPr>
                                  <w:lang w:val="en-IN"/>
                                </w:rPr>
                                <w:t>4</w:t>
                              </w:r>
                            </w:ins>
                            <w:del w:id="129" w:author="Murshida" w:date="2026-10-28T12:26:00Z">
                              <w:r w:rsidDel="002F2D09">
                                <w:rPr>
                                  <w:lang w:val="en-IN"/>
                                </w:rPr>
                                <w:delText>5</w:delText>
                              </w:r>
                            </w:del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A3FD5" id="Text Box 14" o:spid="_x0000_s1030" type="#_x0000_t202" style="position:absolute;left:0;text-align:left;margin-left:246.9pt;margin-top:19.25pt;width:31.25pt;height:19.9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" fillcolor="white [3201]" stroked="f" strokeweight=".5pt">
                <v:textbox>
                  <w:txbxContent>
                    <w:p w:rsidR="00B163D3" w:rsidRPr="002F6E91" w:rsidRDefault="00B163D3" w:rsidP="002F6E91">
                      <w:pPr>
                        <w:jc w:val="center"/>
                        <w:rPr>
                          <w:lang w:val="en-IN"/>
                        </w:rPr>
                      </w:pPr>
                      <w:ins w:id="130" w:author="Murshida" w:date="2026-10-28T12:26:00Z">
                        <w:r>
                          <w:rPr>
                            <w:lang w:val="en-IN"/>
                          </w:rPr>
                          <w:t>4</w:t>
                        </w:r>
                      </w:ins>
                      <w:del w:id="131" w:author="Murshida" w:date="2026-10-28T12:26:00Z">
                        <w:r w:rsidDel="002F2D09">
                          <w:rPr>
                            <w:lang w:val="en-IN"/>
                          </w:rPr>
                          <w:delText>5</w:delText>
                        </w:r>
                      </w:del>
                    </w:p>
                  </w:txbxContent>
                </v:textbox>
              </v:shape>
            </w:pict>
          </mc:Fallback>
        </mc:AlternateContent>
      </w:r>
    </w:p>
    <w:p w:rsidR="009B139E" w:rsidRPr="00C94DD3" w:rsidRDefault="009B139E" w:rsidP="009B139E">
      <w:pPr>
        <w:pStyle w:val="BodyText"/>
        <w:spacing w:after="240" w:line="357" w:lineRule="auto"/>
        <w:ind w:left="360"/>
        <w:rPr>
          <w:b/>
          <w:sz w:val="28"/>
        </w:rPr>
      </w:pPr>
      <w:r>
        <w:rPr>
          <w:b/>
          <w:sz w:val="28"/>
        </w:rPr>
        <w:lastRenderedPageBreak/>
        <w:t xml:space="preserve">SOURCE CODE </w:t>
      </w:r>
      <w:r w:rsidRPr="00C94DD3">
        <w:rPr>
          <w:b/>
          <w:sz w:val="28"/>
        </w:rPr>
        <w:t xml:space="preserve">: </w:t>
      </w:r>
    </w:p>
    <w:p w:rsidR="003538B8" w:rsidRDefault="003538B8" w:rsidP="003538B8">
      <w:pPr>
        <w:pStyle w:val="BodyText"/>
        <w:spacing w:line="360" w:lineRule="auto"/>
        <w:ind w:left="360"/>
      </w:pPr>
      <w:r>
        <w:t>#include &lt;stdio.h&gt;</w:t>
      </w:r>
    </w:p>
    <w:p w:rsidR="003538B8" w:rsidRDefault="003538B8" w:rsidP="003538B8">
      <w:pPr>
        <w:pStyle w:val="BodyText"/>
        <w:spacing w:line="360" w:lineRule="auto"/>
        <w:ind w:left="360"/>
      </w:pPr>
      <w:r>
        <w:t>int main()</w:t>
      </w:r>
    </w:p>
    <w:p w:rsidR="003538B8" w:rsidRDefault="003538B8" w:rsidP="003538B8">
      <w:pPr>
        <w:pStyle w:val="BodyText"/>
        <w:spacing w:line="360" w:lineRule="auto"/>
        <w:ind w:left="360"/>
      </w:pPr>
      <w:r>
        <w:t>{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int n, i, j, max = 0, total = 0, temp;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int deadline[20], profit[20], job[20];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int slot[20], maxDeadline = 0;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printf("Enter number of jobs: ");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scanf("%d", &amp;n);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printf("Enter job ID, deadline and profit:\n");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for(i = 0; i &lt; n; i++)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{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    scanf("%d%d%d", &amp;job[i], &amp;deadline[i], &amp;profit[i]);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    if(deadline[i] &gt; maxDeadline)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        maxDeadline = deadline[i];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}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for(i = 0; i &lt; n - 1; i++)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{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    for(j = 0; j &lt; n - i - 1; j++)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    {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        if(profit[j] &lt; profit[j + 1])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        {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            temp = profit[j];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            profit[j] = profit[j + 1];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            profit[j + 1] = temp;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            temp = deadline[j];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            deadline[j] = deadline[j + 1];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            deadline[j + 1] = temp;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            temp = job[j];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            job[j] = job[j + 1];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            job[j + 1] = temp;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        }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    }</w:t>
      </w:r>
    </w:p>
    <w:p w:rsidR="003538B8" w:rsidRDefault="003538B8" w:rsidP="003538B8">
      <w:pPr>
        <w:pStyle w:val="BodyText"/>
        <w:spacing w:line="360" w:lineRule="auto"/>
        <w:ind w:left="360"/>
      </w:pPr>
    </w:p>
    <w:p w:rsidR="003675B1" w:rsidRDefault="003675B1" w:rsidP="003538B8">
      <w:pPr>
        <w:pStyle w:val="BodyText"/>
        <w:spacing w:line="360" w:lineRule="auto"/>
        <w:ind w:left="360"/>
      </w:pPr>
    </w:p>
    <w:p w:rsidR="003675B1" w:rsidRDefault="003675B1" w:rsidP="003538B8">
      <w:pPr>
        <w:pStyle w:val="BodyText"/>
        <w:spacing w:line="360" w:lineRule="auto"/>
        <w:ind w:left="360"/>
      </w:pPr>
    </w:p>
    <w:p w:rsidR="003538B8" w:rsidRDefault="003538B8" w:rsidP="003538B8">
      <w:pPr>
        <w:spacing w:before="79"/>
        <w:ind w:left="360"/>
        <w:rPr>
          <w:b/>
          <w:sz w:val="24"/>
        </w:rPr>
      </w:pPr>
      <w:r>
        <w:lastRenderedPageBreak/>
        <w:t xml:space="preserve"> </w:t>
      </w:r>
      <w:r>
        <w:rPr>
          <w:b/>
          <w:sz w:val="24"/>
        </w:rPr>
        <w:t>Ex. No:</w:t>
      </w:r>
      <w:r>
        <w:rPr>
          <w:b/>
          <w:spacing w:val="-2"/>
          <w:sz w:val="24"/>
        </w:rPr>
        <w:t xml:space="preserve"> 04</w:t>
      </w:r>
    </w:p>
    <w:p w:rsidR="003538B8" w:rsidRDefault="003538B8" w:rsidP="003538B8">
      <w:pPr>
        <w:spacing w:before="204"/>
        <w:ind w:left="360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18-08-2026</w:t>
      </w:r>
    </w:p>
    <w:p w:rsidR="003538B8" w:rsidRPr="00C94DD3" w:rsidRDefault="003538B8" w:rsidP="003538B8">
      <w:pPr>
        <w:spacing w:before="205"/>
        <w:ind w:left="-284" w:right="-284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JOB SEQUENCING USING GREEDY METHOD</w:t>
      </w:r>
    </w:p>
    <w:p w:rsidR="003538B8" w:rsidRDefault="003538B8" w:rsidP="003538B8">
      <w:pPr>
        <w:tabs>
          <w:tab w:val="left" w:pos="426"/>
        </w:tabs>
        <w:spacing w:before="205"/>
        <w:ind w:left="363" w:right="3"/>
        <w:jc w:val="center"/>
        <w:rPr>
          <w:b/>
          <w:sz w:val="28"/>
        </w:rPr>
      </w:pPr>
    </w:p>
    <w:p w:rsidR="003538B8" w:rsidRPr="00C94DD3" w:rsidRDefault="003538B8" w:rsidP="003538B8">
      <w:pPr>
        <w:pStyle w:val="BodyText"/>
        <w:spacing w:line="357" w:lineRule="auto"/>
        <w:ind w:left="360"/>
        <w:rPr>
          <w:b/>
          <w:sz w:val="28"/>
        </w:rPr>
      </w:pPr>
      <w:r>
        <w:rPr>
          <w:b/>
          <w:sz w:val="28"/>
        </w:rPr>
        <w:t xml:space="preserve">AIM </w:t>
      </w:r>
      <w:r w:rsidRPr="00C94DD3">
        <w:rPr>
          <w:b/>
          <w:sz w:val="28"/>
        </w:rPr>
        <w:t xml:space="preserve">: </w:t>
      </w:r>
    </w:p>
    <w:p w:rsidR="003538B8" w:rsidRDefault="003538B8" w:rsidP="003538B8">
      <w:pPr>
        <w:pStyle w:val="BodyText"/>
        <w:spacing w:before="211" w:line="357" w:lineRule="auto"/>
        <w:ind w:left="360"/>
      </w:pPr>
    </w:p>
    <w:p w:rsidR="003538B8" w:rsidRDefault="003538B8" w:rsidP="003538B8">
      <w:pPr>
        <w:pStyle w:val="BodyText"/>
        <w:tabs>
          <w:tab w:val="left" w:pos="864"/>
        </w:tabs>
        <w:spacing w:line="357" w:lineRule="auto"/>
        <w:ind w:left="360"/>
      </w:pPr>
    </w:p>
    <w:p w:rsidR="003538B8" w:rsidRDefault="003538B8" w:rsidP="003538B8">
      <w:pPr>
        <w:pStyle w:val="Heading1"/>
        <w:ind w:left="355"/>
        <w:rPr>
          <w:spacing w:val="-2"/>
        </w:rPr>
      </w:pPr>
      <w:r>
        <w:rPr>
          <w:spacing w:val="-2"/>
        </w:rPr>
        <w:t>ALGORITHM  :</w:t>
      </w:r>
    </w:p>
    <w:p w:rsidR="003538B8" w:rsidRDefault="003538B8" w:rsidP="003538B8">
      <w:pPr>
        <w:pStyle w:val="Heading1"/>
        <w:ind w:left="355"/>
        <w:rPr>
          <w:spacing w:val="-2"/>
        </w:rPr>
      </w:pPr>
    </w:p>
    <w:p w:rsidR="003538B8" w:rsidRDefault="003538B8" w:rsidP="003538B8">
      <w:pPr>
        <w:pStyle w:val="Heading1"/>
        <w:ind w:left="355"/>
        <w:rPr>
          <w:spacing w:val="-2"/>
        </w:rPr>
      </w:pPr>
    </w:p>
    <w:p w:rsidR="003538B8" w:rsidRDefault="003538B8" w:rsidP="003538B8">
      <w:pPr>
        <w:pStyle w:val="Heading1"/>
        <w:ind w:left="355"/>
        <w:rPr>
          <w:spacing w:val="-2"/>
        </w:rPr>
      </w:pPr>
    </w:p>
    <w:p w:rsidR="003538B8" w:rsidRDefault="003538B8" w:rsidP="003538B8">
      <w:pPr>
        <w:pStyle w:val="Heading1"/>
        <w:ind w:left="355"/>
        <w:rPr>
          <w:spacing w:val="-2"/>
        </w:rPr>
      </w:pPr>
    </w:p>
    <w:p w:rsidR="003538B8" w:rsidRDefault="003538B8" w:rsidP="003538B8">
      <w:pPr>
        <w:pStyle w:val="Heading1"/>
        <w:ind w:left="355"/>
        <w:rPr>
          <w:spacing w:val="-2"/>
        </w:rPr>
      </w:pPr>
    </w:p>
    <w:p w:rsidR="003538B8" w:rsidRDefault="003538B8" w:rsidP="003538B8">
      <w:pPr>
        <w:pStyle w:val="Heading1"/>
        <w:ind w:left="355"/>
        <w:rPr>
          <w:spacing w:val="-2"/>
        </w:rPr>
      </w:pPr>
    </w:p>
    <w:p w:rsidR="003538B8" w:rsidRDefault="003538B8" w:rsidP="003538B8">
      <w:pPr>
        <w:pStyle w:val="Heading1"/>
        <w:ind w:left="355"/>
        <w:rPr>
          <w:spacing w:val="-2"/>
        </w:rPr>
      </w:pPr>
    </w:p>
    <w:p w:rsidR="003538B8" w:rsidRDefault="003538B8" w:rsidP="003538B8">
      <w:pPr>
        <w:pStyle w:val="Heading1"/>
        <w:ind w:left="355"/>
        <w:rPr>
          <w:spacing w:val="-2"/>
        </w:rPr>
      </w:pPr>
    </w:p>
    <w:p w:rsidR="003538B8" w:rsidRDefault="003538B8" w:rsidP="003538B8">
      <w:pPr>
        <w:pStyle w:val="Heading1"/>
        <w:ind w:left="355"/>
        <w:rPr>
          <w:spacing w:val="-2"/>
        </w:rPr>
      </w:pPr>
    </w:p>
    <w:p w:rsidR="003538B8" w:rsidRDefault="003538B8" w:rsidP="003538B8">
      <w:pPr>
        <w:pStyle w:val="Heading1"/>
        <w:ind w:left="355"/>
        <w:rPr>
          <w:spacing w:val="-2"/>
        </w:rPr>
      </w:pPr>
    </w:p>
    <w:p w:rsidR="003538B8" w:rsidRDefault="003538B8" w:rsidP="003538B8">
      <w:pPr>
        <w:pStyle w:val="Heading1"/>
        <w:ind w:left="355"/>
        <w:rPr>
          <w:spacing w:val="-2"/>
        </w:rPr>
      </w:pPr>
    </w:p>
    <w:p w:rsidR="003538B8" w:rsidRDefault="003538B8" w:rsidP="003538B8">
      <w:pPr>
        <w:pStyle w:val="Heading1"/>
        <w:ind w:left="355"/>
        <w:rPr>
          <w:spacing w:val="-2"/>
        </w:rPr>
      </w:pPr>
    </w:p>
    <w:p w:rsidR="003538B8" w:rsidRDefault="003538B8" w:rsidP="003538B8">
      <w:pPr>
        <w:pStyle w:val="Heading1"/>
        <w:ind w:left="355"/>
        <w:rPr>
          <w:spacing w:val="-2"/>
        </w:rPr>
      </w:pPr>
    </w:p>
    <w:p w:rsidR="003538B8" w:rsidRDefault="003538B8" w:rsidP="003538B8">
      <w:pPr>
        <w:pStyle w:val="Heading1"/>
        <w:ind w:left="355"/>
        <w:rPr>
          <w:spacing w:val="-2"/>
        </w:rPr>
      </w:pPr>
    </w:p>
    <w:p w:rsidR="003538B8" w:rsidRDefault="003538B8" w:rsidP="003538B8">
      <w:pPr>
        <w:pStyle w:val="Heading1"/>
        <w:ind w:left="355"/>
        <w:rPr>
          <w:spacing w:val="-2"/>
        </w:rPr>
      </w:pPr>
    </w:p>
    <w:p w:rsidR="003538B8" w:rsidRDefault="003538B8" w:rsidP="003538B8">
      <w:pPr>
        <w:pStyle w:val="Heading1"/>
        <w:ind w:left="355"/>
        <w:rPr>
          <w:spacing w:val="-2"/>
        </w:rPr>
      </w:pPr>
    </w:p>
    <w:p w:rsidR="003538B8" w:rsidRDefault="003538B8" w:rsidP="003538B8">
      <w:pPr>
        <w:pStyle w:val="Heading1"/>
        <w:ind w:left="355"/>
        <w:rPr>
          <w:spacing w:val="-2"/>
        </w:rPr>
      </w:pPr>
    </w:p>
    <w:p w:rsidR="003538B8" w:rsidRDefault="003538B8" w:rsidP="003538B8">
      <w:pPr>
        <w:pStyle w:val="Heading1"/>
        <w:ind w:left="355"/>
        <w:rPr>
          <w:spacing w:val="-2"/>
        </w:rPr>
      </w:pPr>
    </w:p>
    <w:p w:rsidR="003538B8" w:rsidRDefault="003538B8" w:rsidP="003538B8">
      <w:pPr>
        <w:pStyle w:val="Heading1"/>
        <w:ind w:left="355"/>
        <w:rPr>
          <w:spacing w:val="-2"/>
        </w:rPr>
      </w:pPr>
    </w:p>
    <w:p w:rsidR="003538B8" w:rsidRDefault="003538B8" w:rsidP="003538B8">
      <w:pPr>
        <w:pStyle w:val="Heading1"/>
        <w:ind w:left="355"/>
        <w:rPr>
          <w:spacing w:val="-2"/>
        </w:rPr>
      </w:pPr>
    </w:p>
    <w:p w:rsidR="003538B8" w:rsidRDefault="003538B8" w:rsidP="003538B8">
      <w:pPr>
        <w:pStyle w:val="Heading1"/>
        <w:ind w:left="355"/>
        <w:rPr>
          <w:spacing w:val="-2"/>
        </w:rPr>
      </w:pPr>
    </w:p>
    <w:p w:rsidR="003538B8" w:rsidRDefault="003538B8" w:rsidP="003538B8">
      <w:pPr>
        <w:pStyle w:val="Heading1"/>
        <w:ind w:left="355"/>
        <w:rPr>
          <w:spacing w:val="-2"/>
        </w:rPr>
      </w:pPr>
    </w:p>
    <w:p w:rsidR="003675B1" w:rsidRDefault="003675B1" w:rsidP="003538B8">
      <w:pPr>
        <w:pStyle w:val="Heading1"/>
        <w:ind w:left="355"/>
        <w:rPr>
          <w:spacing w:val="-2"/>
        </w:rPr>
      </w:pPr>
    </w:p>
    <w:p w:rsidR="003675B1" w:rsidRDefault="003675B1" w:rsidP="003538B8">
      <w:pPr>
        <w:pStyle w:val="Heading1"/>
        <w:ind w:left="355"/>
        <w:rPr>
          <w:spacing w:val="-2"/>
        </w:rPr>
      </w:pPr>
    </w:p>
    <w:p w:rsidR="003675B1" w:rsidRDefault="003675B1" w:rsidP="003538B8">
      <w:pPr>
        <w:pStyle w:val="Heading1"/>
        <w:ind w:left="355"/>
        <w:rPr>
          <w:spacing w:val="-2"/>
        </w:rPr>
      </w:pPr>
    </w:p>
    <w:p w:rsidR="003538B8" w:rsidRDefault="003538B8" w:rsidP="003538B8">
      <w:pPr>
        <w:pStyle w:val="Heading1"/>
        <w:ind w:left="355"/>
        <w:rPr>
          <w:spacing w:val="-2"/>
        </w:rPr>
      </w:pPr>
    </w:p>
    <w:p w:rsidR="003538B8" w:rsidRDefault="003538B8" w:rsidP="003538B8">
      <w:pPr>
        <w:pStyle w:val="Heading1"/>
        <w:ind w:left="355"/>
        <w:rPr>
          <w:spacing w:val="-2"/>
        </w:rPr>
      </w:pPr>
    </w:p>
    <w:p w:rsidR="003538B8" w:rsidRDefault="003538B8" w:rsidP="003538B8">
      <w:pPr>
        <w:pStyle w:val="BodyText"/>
        <w:spacing w:line="360" w:lineRule="auto"/>
        <w:ind w:left="360"/>
      </w:pPr>
    </w:p>
    <w:p w:rsidR="003538B8" w:rsidRDefault="003538B8" w:rsidP="003538B8">
      <w:pPr>
        <w:pStyle w:val="BodyText"/>
        <w:spacing w:line="360" w:lineRule="auto"/>
        <w:ind w:left="360"/>
      </w:pPr>
    </w:p>
    <w:p w:rsidR="003538B8" w:rsidRDefault="003675B1" w:rsidP="003538B8">
      <w:pPr>
        <w:pStyle w:val="BodyText"/>
        <w:spacing w:line="360" w:lineRule="auto"/>
        <w:ind w:left="360"/>
      </w:pPr>
      <w:r>
        <w:rPr>
          <w:noProof/>
          <w:spacing w:val="-2"/>
          <w:lang w:val="en-IN" w:eastAsia="en-IN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9AA3FD5" wp14:editId="435FC703">
                <wp:simplePos x="0" y="0"/>
                <wp:positionH relativeFrom="column">
                  <wp:posOffset>3135630</wp:posOffset>
                </wp:positionH>
                <wp:positionV relativeFrom="paragraph">
                  <wp:posOffset>207962</wp:posOffset>
                </wp:positionV>
                <wp:extent cx="397042" cy="252663"/>
                <wp:effectExtent l="0" t="0" r="3175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042" cy="2526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163D3" w:rsidRPr="002F6E91" w:rsidRDefault="00B163D3" w:rsidP="002F6E91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ins w:id="132" w:author="Murshida" w:date="2026-10-28T12:26:00Z">
                              <w:r>
                                <w:rPr>
                                  <w:lang w:val="en-IN"/>
                                </w:rPr>
                                <w:t>5</w:t>
                              </w:r>
                            </w:ins>
                            <w:del w:id="133" w:author="Murshida" w:date="2026-10-28T12:26:00Z">
                              <w:r w:rsidDel="002F2D09">
                                <w:rPr>
                                  <w:lang w:val="en-IN"/>
                                </w:rPr>
                                <w:delText>6</w:delText>
                              </w:r>
                            </w:del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A3FD5" id="Text Box 15" o:spid="_x0000_s1031" type="#_x0000_t202" style="position:absolute;left:0;text-align:left;margin-left:246.9pt;margin-top:16.35pt;width:31.25pt;height:19.9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" fillcolor="white [3201]" stroked="f" strokeweight=".5pt">
                <v:textbox>
                  <w:txbxContent>
                    <w:p w:rsidR="00B163D3" w:rsidRPr="002F6E91" w:rsidRDefault="00B163D3" w:rsidP="002F6E91">
                      <w:pPr>
                        <w:jc w:val="center"/>
                        <w:rPr>
                          <w:lang w:val="en-IN"/>
                        </w:rPr>
                      </w:pPr>
                      <w:ins w:id="134" w:author="Murshida" w:date="2026-10-28T12:26:00Z">
                        <w:r>
                          <w:rPr>
                            <w:lang w:val="en-IN"/>
                          </w:rPr>
                          <w:t>5</w:t>
                        </w:r>
                      </w:ins>
                      <w:del w:id="135" w:author="Murshida" w:date="2026-10-28T12:26:00Z">
                        <w:r w:rsidDel="002F2D09">
                          <w:rPr>
                            <w:lang w:val="en-IN"/>
                          </w:rPr>
                          <w:delText>6</w:delText>
                        </w:r>
                      </w:del>
                    </w:p>
                  </w:txbxContent>
                </v:textbox>
              </v:shape>
            </w:pict>
          </mc:Fallback>
        </mc:AlternateContent>
      </w:r>
    </w:p>
    <w:p w:rsidR="003538B8" w:rsidRDefault="003538B8" w:rsidP="003538B8">
      <w:pPr>
        <w:pStyle w:val="BodyText"/>
        <w:spacing w:line="360" w:lineRule="auto"/>
        <w:ind w:left="360"/>
      </w:pPr>
      <w:r>
        <w:lastRenderedPageBreak/>
        <w:t xml:space="preserve">   }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for(i = 0; i &lt; maxDeadline; i++)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    slot[i] = -1;</w:t>
      </w:r>
    </w:p>
    <w:p w:rsidR="003538B8" w:rsidRDefault="003538B8" w:rsidP="003538B8">
      <w:pPr>
        <w:pStyle w:val="BodyText"/>
        <w:spacing w:line="360" w:lineRule="auto"/>
        <w:ind w:left="360"/>
      </w:pP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for(i = 0; i &lt; n; i++)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{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    for(j = deadline[i] - 1; j &gt;= 0; j--)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    {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        if(slot[j] == -1)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        {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            slot[j] = job[i];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            total += profit[i];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            break;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        }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    }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}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printf("\nJob Schedule:\n");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for(i = 0; i &lt; maxDeadline; i++)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{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    if(slot[i] != -1)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        printf("Slot %d: Job %d\n", i + 1, slot[i]);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}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printf("Maximum Profit = %d\n", total);</w:t>
      </w:r>
    </w:p>
    <w:p w:rsidR="003538B8" w:rsidRDefault="003538B8" w:rsidP="003538B8">
      <w:pPr>
        <w:pStyle w:val="BodyText"/>
        <w:spacing w:line="360" w:lineRule="auto"/>
        <w:ind w:left="360"/>
      </w:pPr>
      <w:r>
        <w:t xml:space="preserve">    return 0;</w:t>
      </w:r>
    </w:p>
    <w:p w:rsidR="009B139E" w:rsidRDefault="003538B8" w:rsidP="003538B8">
      <w:pPr>
        <w:pStyle w:val="BodyText"/>
        <w:spacing w:line="360" w:lineRule="auto"/>
        <w:ind w:left="360"/>
      </w:pPr>
      <w:r>
        <w:t>}</w:t>
      </w:r>
    </w:p>
    <w:p w:rsidR="009B139E" w:rsidRDefault="009B139E" w:rsidP="009B139E">
      <w:pPr>
        <w:pStyle w:val="BodyText"/>
        <w:spacing w:line="360" w:lineRule="auto"/>
        <w:ind w:left="360"/>
      </w:pPr>
    </w:p>
    <w:p w:rsidR="00CC258A" w:rsidRDefault="00CC258A" w:rsidP="00112A9F">
      <w:pPr>
        <w:pStyle w:val="BodyText"/>
        <w:spacing w:line="357" w:lineRule="auto"/>
        <w:ind w:left="360"/>
        <w:rPr>
          <w:b/>
          <w:sz w:val="28"/>
        </w:rPr>
      </w:pPr>
      <w:r>
        <w:rPr>
          <w:b/>
          <w:sz w:val="28"/>
        </w:rPr>
        <w:t>OUTPUT  :</w:t>
      </w:r>
    </w:p>
    <w:p w:rsidR="00CC258A" w:rsidRDefault="003538B8" w:rsidP="00CC258A">
      <w:pPr>
        <w:pStyle w:val="BodyText"/>
        <w:spacing w:after="240" w:line="357" w:lineRule="auto"/>
        <w:ind w:left="360"/>
        <w:rPr>
          <w:b/>
          <w:sz w:val="28"/>
        </w:rPr>
      </w:pPr>
      <w:r w:rsidRPr="003538B8">
        <w:rPr>
          <w:b/>
          <w:noProof/>
          <w:sz w:val="28"/>
          <w:lang w:val="en-IN" w:eastAsia="en-IN"/>
        </w:rPr>
        <w:drawing>
          <wp:inline distT="0" distB="0" distL="0" distR="0" wp14:anchorId="711FDDD5" wp14:editId="779B36AA">
            <wp:extent cx="5799221" cy="17113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15227"/>
                    <a:stretch/>
                  </pic:blipFill>
                  <pic:spPr bwMode="auto">
                    <a:xfrm>
                      <a:off x="0" y="0"/>
                      <a:ext cx="5799221" cy="171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445F" w:rsidRDefault="006B445F" w:rsidP="003538B8">
      <w:pPr>
        <w:pStyle w:val="Heading1"/>
        <w:ind w:left="355"/>
        <w:rPr>
          <w:spacing w:val="-2"/>
        </w:rPr>
      </w:pPr>
    </w:p>
    <w:p w:rsidR="006B445F" w:rsidRDefault="006B445F" w:rsidP="003538B8">
      <w:pPr>
        <w:pStyle w:val="Heading1"/>
        <w:ind w:left="355"/>
        <w:rPr>
          <w:spacing w:val="-2"/>
        </w:rPr>
      </w:pPr>
    </w:p>
    <w:p w:rsidR="006B445F" w:rsidRDefault="006B445F" w:rsidP="003538B8">
      <w:pPr>
        <w:pStyle w:val="Heading1"/>
        <w:ind w:left="355"/>
        <w:rPr>
          <w:spacing w:val="-2"/>
        </w:rPr>
      </w:pPr>
    </w:p>
    <w:p w:rsidR="006B445F" w:rsidRDefault="006B445F" w:rsidP="003538B8">
      <w:pPr>
        <w:pStyle w:val="Heading1"/>
        <w:ind w:left="355"/>
        <w:rPr>
          <w:spacing w:val="-2"/>
        </w:rPr>
      </w:pPr>
    </w:p>
    <w:p w:rsidR="006B445F" w:rsidRDefault="006B445F" w:rsidP="003538B8">
      <w:pPr>
        <w:pStyle w:val="Heading1"/>
        <w:ind w:left="355"/>
        <w:rPr>
          <w:spacing w:val="-2"/>
        </w:rPr>
      </w:pPr>
    </w:p>
    <w:p w:rsidR="006B445F" w:rsidRDefault="006B445F" w:rsidP="003538B8">
      <w:pPr>
        <w:pStyle w:val="Heading1"/>
        <w:ind w:left="355"/>
        <w:rPr>
          <w:spacing w:val="-2"/>
        </w:rPr>
      </w:pPr>
    </w:p>
    <w:p w:rsidR="006B445F" w:rsidRDefault="006B445F" w:rsidP="003538B8">
      <w:pPr>
        <w:pStyle w:val="Heading1"/>
        <w:ind w:left="355"/>
        <w:rPr>
          <w:spacing w:val="-2"/>
        </w:rPr>
      </w:pPr>
    </w:p>
    <w:p w:rsidR="006B445F" w:rsidRDefault="006B445F" w:rsidP="003538B8">
      <w:pPr>
        <w:pStyle w:val="Heading1"/>
        <w:ind w:left="355"/>
        <w:rPr>
          <w:spacing w:val="-2"/>
        </w:rPr>
      </w:pPr>
    </w:p>
    <w:p w:rsidR="006B445F" w:rsidRDefault="006B445F" w:rsidP="003538B8">
      <w:pPr>
        <w:pStyle w:val="Heading1"/>
        <w:ind w:left="355"/>
        <w:rPr>
          <w:spacing w:val="-2"/>
        </w:rPr>
      </w:pPr>
    </w:p>
    <w:p w:rsidR="006B445F" w:rsidRDefault="006B445F" w:rsidP="003538B8">
      <w:pPr>
        <w:pStyle w:val="Heading1"/>
        <w:ind w:left="355"/>
        <w:rPr>
          <w:spacing w:val="-2"/>
        </w:rPr>
      </w:pPr>
    </w:p>
    <w:p w:rsidR="006B445F" w:rsidRDefault="006B445F" w:rsidP="003538B8">
      <w:pPr>
        <w:pStyle w:val="Heading1"/>
        <w:ind w:left="355"/>
        <w:rPr>
          <w:spacing w:val="-2"/>
        </w:rPr>
      </w:pPr>
    </w:p>
    <w:p w:rsidR="006B445F" w:rsidRDefault="006B445F" w:rsidP="003538B8">
      <w:pPr>
        <w:pStyle w:val="Heading1"/>
        <w:ind w:left="355"/>
        <w:rPr>
          <w:spacing w:val="-2"/>
        </w:rPr>
      </w:pPr>
    </w:p>
    <w:p w:rsidR="006B445F" w:rsidRDefault="006B445F" w:rsidP="003538B8">
      <w:pPr>
        <w:pStyle w:val="Heading1"/>
        <w:ind w:left="355"/>
        <w:rPr>
          <w:spacing w:val="-2"/>
        </w:rPr>
      </w:pPr>
    </w:p>
    <w:p w:rsidR="006B445F" w:rsidRDefault="006B445F" w:rsidP="003538B8">
      <w:pPr>
        <w:pStyle w:val="Heading1"/>
        <w:ind w:left="355"/>
        <w:rPr>
          <w:spacing w:val="-2"/>
        </w:rPr>
      </w:pPr>
    </w:p>
    <w:p w:rsidR="006B445F" w:rsidRDefault="006B445F" w:rsidP="003538B8">
      <w:pPr>
        <w:pStyle w:val="Heading1"/>
        <w:ind w:left="355"/>
        <w:rPr>
          <w:spacing w:val="-2"/>
        </w:rPr>
      </w:pPr>
    </w:p>
    <w:p w:rsidR="006B445F" w:rsidRDefault="006B445F" w:rsidP="003538B8">
      <w:pPr>
        <w:pStyle w:val="Heading1"/>
        <w:ind w:left="355"/>
        <w:rPr>
          <w:spacing w:val="-2"/>
        </w:rPr>
      </w:pPr>
    </w:p>
    <w:p w:rsidR="006B445F" w:rsidRDefault="006B445F" w:rsidP="003538B8">
      <w:pPr>
        <w:pStyle w:val="Heading1"/>
        <w:ind w:left="355"/>
        <w:rPr>
          <w:spacing w:val="-2"/>
        </w:rPr>
      </w:pPr>
    </w:p>
    <w:p w:rsidR="006B445F" w:rsidRDefault="006B445F" w:rsidP="003538B8">
      <w:pPr>
        <w:pStyle w:val="Heading1"/>
        <w:ind w:left="355"/>
        <w:rPr>
          <w:spacing w:val="-2"/>
        </w:rPr>
      </w:pPr>
    </w:p>
    <w:p w:rsidR="006B445F" w:rsidRDefault="006B445F" w:rsidP="003538B8">
      <w:pPr>
        <w:pStyle w:val="Heading1"/>
        <w:ind w:left="355"/>
        <w:rPr>
          <w:spacing w:val="-2"/>
        </w:rPr>
      </w:pPr>
    </w:p>
    <w:p w:rsidR="006B445F" w:rsidRDefault="006B445F" w:rsidP="003538B8">
      <w:pPr>
        <w:pStyle w:val="Heading1"/>
        <w:ind w:left="355"/>
        <w:rPr>
          <w:spacing w:val="-2"/>
        </w:rPr>
      </w:pPr>
    </w:p>
    <w:p w:rsidR="003675B1" w:rsidRDefault="003675B1" w:rsidP="003538B8">
      <w:pPr>
        <w:pStyle w:val="Heading1"/>
        <w:ind w:left="355"/>
        <w:rPr>
          <w:spacing w:val="-2"/>
        </w:rPr>
      </w:pPr>
    </w:p>
    <w:p w:rsidR="003675B1" w:rsidRDefault="003675B1" w:rsidP="003538B8">
      <w:pPr>
        <w:pStyle w:val="Heading1"/>
        <w:ind w:left="355"/>
        <w:rPr>
          <w:spacing w:val="-2"/>
        </w:rPr>
      </w:pPr>
    </w:p>
    <w:p w:rsidR="006B445F" w:rsidRDefault="006B445F" w:rsidP="003538B8">
      <w:pPr>
        <w:pStyle w:val="Heading1"/>
        <w:ind w:left="355"/>
        <w:rPr>
          <w:spacing w:val="-2"/>
        </w:rPr>
      </w:pPr>
    </w:p>
    <w:p w:rsidR="006B445F" w:rsidRDefault="006B445F" w:rsidP="003538B8">
      <w:pPr>
        <w:pStyle w:val="Heading1"/>
        <w:ind w:left="355"/>
        <w:rPr>
          <w:spacing w:val="-2"/>
        </w:rPr>
      </w:pPr>
    </w:p>
    <w:p w:rsidR="006B445F" w:rsidRDefault="006B445F" w:rsidP="003538B8">
      <w:pPr>
        <w:pStyle w:val="Heading1"/>
        <w:ind w:left="355"/>
        <w:rPr>
          <w:spacing w:val="-2"/>
        </w:rPr>
      </w:pPr>
    </w:p>
    <w:p w:rsidR="003538B8" w:rsidRDefault="003538B8" w:rsidP="003538B8">
      <w:pPr>
        <w:pStyle w:val="Heading1"/>
        <w:ind w:left="355"/>
        <w:rPr>
          <w:spacing w:val="-2"/>
        </w:rPr>
      </w:pPr>
      <w:r>
        <w:rPr>
          <w:spacing w:val="-2"/>
        </w:rPr>
        <w:t>RESULT :</w:t>
      </w: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D233BB" w:rsidRDefault="00D233BB" w:rsidP="00CC258A">
      <w:pPr>
        <w:spacing w:before="79"/>
        <w:ind w:left="360"/>
        <w:rPr>
          <w:spacing w:val="-2"/>
        </w:rPr>
      </w:pPr>
    </w:p>
    <w:p w:rsidR="00D233BB" w:rsidRDefault="00D233BB" w:rsidP="00CC258A">
      <w:pPr>
        <w:spacing w:before="79"/>
        <w:ind w:left="360"/>
        <w:rPr>
          <w:spacing w:val="-2"/>
        </w:rPr>
      </w:pPr>
    </w:p>
    <w:p w:rsidR="00D233BB" w:rsidRDefault="00D233BB" w:rsidP="00CC258A">
      <w:pPr>
        <w:spacing w:before="79"/>
        <w:ind w:left="360"/>
        <w:rPr>
          <w:spacing w:val="-2"/>
        </w:rPr>
      </w:pPr>
    </w:p>
    <w:p w:rsidR="00D233BB" w:rsidRDefault="00D233BB" w:rsidP="00CC258A">
      <w:pPr>
        <w:spacing w:before="79"/>
        <w:ind w:left="360"/>
        <w:rPr>
          <w:spacing w:val="-2"/>
        </w:rPr>
      </w:pPr>
    </w:p>
    <w:p w:rsidR="00D233BB" w:rsidRDefault="00D233BB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2F6E91" w:rsidP="00CC258A">
      <w:pPr>
        <w:spacing w:before="79"/>
        <w:ind w:left="360"/>
        <w:rPr>
          <w:spacing w:val="-2"/>
        </w:rPr>
      </w:pPr>
      <w:r>
        <w:rPr>
          <w:noProof/>
          <w:spacing w:val="-2"/>
          <w:lang w:val="en-IN" w:eastAsia="en-IN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9AA3FD5" wp14:editId="435FC703">
                <wp:simplePos x="0" y="0"/>
                <wp:positionH relativeFrom="column">
                  <wp:posOffset>3135630</wp:posOffset>
                </wp:positionH>
                <wp:positionV relativeFrom="paragraph">
                  <wp:posOffset>86677</wp:posOffset>
                </wp:positionV>
                <wp:extent cx="397042" cy="252663"/>
                <wp:effectExtent l="0" t="0" r="3175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042" cy="2526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163D3" w:rsidRPr="002F6E91" w:rsidRDefault="00B163D3" w:rsidP="002F6E91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ins w:id="136" w:author="Murshida" w:date="2026-10-28T12:26:00Z">
                              <w:r>
                                <w:rPr>
                                  <w:lang w:val="en-IN"/>
                                </w:rPr>
                                <w:t>6</w:t>
                              </w:r>
                            </w:ins>
                            <w:del w:id="137" w:author="Murshida" w:date="2026-10-28T12:26:00Z">
                              <w:r w:rsidDel="002F2D09">
                                <w:rPr>
                                  <w:lang w:val="en-IN"/>
                                </w:rPr>
                                <w:delText>7</w:delText>
                              </w:r>
                            </w:del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A3FD5" id="Text Box 16" o:spid="_x0000_s1032" type="#_x0000_t202" style="position:absolute;left:0;text-align:left;margin-left:246.9pt;margin-top:6.8pt;width:31.25pt;height:19.9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" fillcolor="white [3201]" stroked="f" strokeweight=".5pt">
                <v:textbox>
                  <w:txbxContent>
                    <w:p w:rsidR="00B163D3" w:rsidRPr="002F6E91" w:rsidRDefault="00B163D3" w:rsidP="002F6E91">
                      <w:pPr>
                        <w:jc w:val="center"/>
                        <w:rPr>
                          <w:lang w:val="en-IN"/>
                        </w:rPr>
                      </w:pPr>
                      <w:ins w:id="138" w:author="Murshida" w:date="2026-10-28T12:26:00Z">
                        <w:r>
                          <w:rPr>
                            <w:lang w:val="en-IN"/>
                          </w:rPr>
                          <w:t>6</w:t>
                        </w:r>
                      </w:ins>
                      <w:del w:id="139" w:author="Murshida" w:date="2026-10-28T12:26:00Z">
                        <w:r w:rsidDel="002F2D09">
                          <w:rPr>
                            <w:lang w:val="en-IN"/>
                          </w:rPr>
                          <w:delText>7</w:delText>
                        </w:r>
                      </w:del>
                    </w:p>
                  </w:txbxContent>
                </v:textbox>
              </v:shape>
            </w:pict>
          </mc:Fallback>
        </mc:AlternateContent>
      </w:r>
    </w:p>
    <w:p w:rsidR="009B139E" w:rsidRPr="00C94DD3" w:rsidRDefault="009B139E" w:rsidP="009B139E">
      <w:pPr>
        <w:pStyle w:val="BodyText"/>
        <w:spacing w:after="240" w:line="357" w:lineRule="auto"/>
        <w:ind w:left="360"/>
        <w:rPr>
          <w:b/>
          <w:sz w:val="28"/>
        </w:rPr>
      </w:pPr>
      <w:r>
        <w:rPr>
          <w:b/>
          <w:sz w:val="28"/>
        </w:rPr>
        <w:lastRenderedPageBreak/>
        <w:t xml:space="preserve">SOURCE CODE </w:t>
      </w:r>
      <w:r w:rsidRPr="00C94DD3">
        <w:rPr>
          <w:b/>
          <w:sz w:val="28"/>
        </w:rPr>
        <w:t xml:space="preserve">: </w:t>
      </w:r>
    </w:p>
    <w:p w:rsidR="00112A9F" w:rsidRDefault="00112A9F" w:rsidP="00112A9F">
      <w:pPr>
        <w:pStyle w:val="BodyText"/>
        <w:spacing w:line="360" w:lineRule="auto"/>
        <w:ind w:left="360"/>
      </w:pPr>
      <w:r>
        <w:t>#include &lt;stdio.h&gt;</w:t>
      </w:r>
    </w:p>
    <w:p w:rsidR="00112A9F" w:rsidRDefault="00112A9F" w:rsidP="00112A9F">
      <w:pPr>
        <w:pStyle w:val="BodyText"/>
        <w:spacing w:line="360" w:lineRule="auto"/>
        <w:ind w:left="360"/>
      </w:pPr>
      <w:r>
        <w:t>int main()</w:t>
      </w:r>
    </w:p>
    <w:p w:rsidR="00112A9F" w:rsidRDefault="00112A9F" w:rsidP="00112A9F">
      <w:pPr>
        <w:pStyle w:val="BodyText"/>
        <w:spacing w:line="360" w:lineRule="auto"/>
        <w:ind w:left="360"/>
      </w:pPr>
      <w:r>
        <w:t>{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int a[20][20], visited[20] = {0};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int n, i, j, edges = 0;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int min, u = 0, v = 0, total = 0;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printf("Enter number of vertices: ");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scanf("%d", &amp;n);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printf("Enter adjacency matrix (0 for no edge):\n");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for(i = 0; i &lt; n; i++)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for(j = 0; j &lt; n; j++)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    scanf("%d", &amp;a[i][j]);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visited[0] = 1;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printf("Edges in MST:\n");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while(edges &lt; n - 1)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{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min = 999999;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for(i = 0; i &lt; n; i++)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{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    if(visited[i])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    {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        for(j = 0; j &lt; n; j++)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        {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            if(!visited[j] &amp;&amp; a[i][j] != 0 &amp;&amp; a[i][j] &lt; min)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            {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                min = a[i][j];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                u = i;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                v = j;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            }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        }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    }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}</w:t>
      </w:r>
    </w:p>
    <w:p w:rsidR="00112A9F" w:rsidRDefault="00112A9F" w:rsidP="00112A9F">
      <w:pPr>
        <w:pStyle w:val="BodyText"/>
        <w:spacing w:line="360" w:lineRule="auto"/>
        <w:ind w:left="360"/>
      </w:pPr>
    </w:p>
    <w:p w:rsidR="003675B1" w:rsidRDefault="003675B1" w:rsidP="00112A9F">
      <w:pPr>
        <w:pStyle w:val="BodyText"/>
        <w:spacing w:line="360" w:lineRule="auto"/>
        <w:ind w:left="360"/>
      </w:pPr>
    </w:p>
    <w:p w:rsidR="003675B1" w:rsidRDefault="003675B1" w:rsidP="00112A9F">
      <w:pPr>
        <w:pStyle w:val="BodyText"/>
        <w:spacing w:line="360" w:lineRule="auto"/>
        <w:ind w:left="360"/>
      </w:pPr>
    </w:p>
    <w:p w:rsidR="00112A9F" w:rsidRDefault="00112A9F" w:rsidP="00112A9F">
      <w:pPr>
        <w:spacing w:before="79"/>
        <w:ind w:left="360"/>
        <w:rPr>
          <w:b/>
          <w:sz w:val="24"/>
        </w:rPr>
      </w:pPr>
      <w:r>
        <w:rPr>
          <w:b/>
          <w:sz w:val="24"/>
        </w:rPr>
        <w:lastRenderedPageBreak/>
        <w:t>Ex. No:</w:t>
      </w:r>
      <w:r>
        <w:rPr>
          <w:b/>
          <w:spacing w:val="-2"/>
          <w:sz w:val="24"/>
        </w:rPr>
        <w:t xml:space="preserve"> 05</w:t>
      </w:r>
    </w:p>
    <w:p w:rsidR="00112A9F" w:rsidRDefault="00112A9F" w:rsidP="00112A9F">
      <w:pPr>
        <w:spacing w:before="204"/>
        <w:ind w:left="360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18-08-2026</w:t>
      </w:r>
    </w:p>
    <w:p w:rsidR="00112A9F" w:rsidRPr="00C94DD3" w:rsidRDefault="00112A9F" w:rsidP="00112A9F">
      <w:pPr>
        <w:spacing w:before="205"/>
        <w:ind w:left="-284" w:right="-284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PRIM’S ALGORITHM</w:t>
      </w:r>
      <w:ins w:id="140" w:author="Murshida" w:date="2026-10-28T12:40:00Z">
        <w:r w:rsidR="00AE436A">
          <w:rPr>
            <w:b/>
            <w:sz w:val="32"/>
            <w:szCs w:val="24"/>
          </w:rPr>
          <w:t xml:space="preserve"> FOR MST</w:t>
        </w:r>
      </w:ins>
    </w:p>
    <w:p w:rsidR="00112A9F" w:rsidRDefault="00112A9F" w:rsidP="00112A9F">
      <w:pPr>
        <w:tabs>
          <w:tab w:val="left" w:pos="426"/>
        </w:tabs>
        <w:spacing w:before="205"/>
        <w:ind w:left="363" w:right="3"/>
        <w:jc w:val="center"/>
        <w:rPr>
          <w:b/>
          <w:sz w:val="28"/>
        </w:rPr>
      </w:pPr>
    </w:p>
    <w:p w:rsidR="00112A9F" w:rsidRPr="00C94DD3" w:rsidRDefault="00112A9F" w:rsidP="00112A9F">
      <w:pPr>
        <w:pStyle w:val="BodyText"/>
        <w:spacing w:line="357" w:lineRule="auto"/>
        <w:ind w:left="360"/>
        <w:rPr>
          <w:b/>
          <w:sz w:val="28"/>
        </w:rPr>
      </w:pPr>
      <w:r>
        <w:rPr>
          <w:b/>
          <w:sz w:val="28"/>
        </w:rPr>
        <w:t xml:space="preserve">AIM </w:t>
      </w:r>
      <w:r w:rsidRPr="00C94DD3">
        <w:rPr>
          <w:b/>
          <w:sz w:val="28"/>
        </w:rPr>
        <w:t xml:space="preserve">: </w:t>
      </w:r>
    </w:p>
    <w:p w:rsidR="00112A9F" w:rsidRDefault="00112A9F" w:rsidP="00112A9F">
      <w:pPr>
        <w:pStyle w:val="BodyText"/>
        <w:spacing w:before="211" w:line="357" w:lineRule="auto"/>
        <w:ind w:left="360"/>
      </w:pPr>
    </w:p>
    <w:p w:rsidR="00112A9F" w:rsidRDefault="00112A9F" w:rsidP="00112A9F">
      <w:pPr>
        <w:pStyle w:val="BodyText"/>
        <w:tabs>
          <w:tab w:val="left" w:pos="864"/>
        </w:tabs>
        <w:spacing w:line="357" w:lineRule="auto"/>
        <w:ind w:left="360"/>
      </w:pPr>
    </w:p>
    <w:p w:rsidR="00112A9F" w:rsidRDefault="00112A9F" w:rsidP="00112A9F">
      <w:pPr>
        <w:pStyle w:val="Heading1"/>
        <w:ind w:left="355"/>
        <w:rPr>
          <w:spacing w:val="-2"/>
        </w:rPr>
      </w:pPr>
      <w:r>
        <w:rPr>
          <w:spacing w:val="-2"/>
        </w:rPr>
        <w:t>ALGORITHM  :</w:t>
      </w: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3675B1" w:rsidRDefault="003675B1" w:rsidP="00112A9F">
      <w:pPr>
        <w:pStyle w:val="Heading1"/>
        <w:ind w:left="355"/>
        <w:rPr>
          <w:spacing w:val="-2"/>
        </w:rPr>
      </w:pPr>
    </w:p>
    <w:p w:rsidR="003675B1" w:rsidRDefault="003675B1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BodyText"/>
        <w:spacing w:line="360" w:lineRule="auto"/>
        <w:ind w:left="360"/>
      </w:pPr>
    </w:p>
    <w:p w:rsidR="00112A9F" w:rsidRDefault="002F6E91" w:rsidP="00112A9F">
      <w:pPr>
        <w:pStyle w:val="BodyText"/>
        <w:spacing w:line="360" w:lineRule="auto"/>
        <w:ind w:left="360"/>
      </w:pPr>
      <w:r>
        <w:rPr>
          <w:noProof/>
          <w:spacing w:val="-2"/>
          <w:lang w:val="en-IN" w:eastAsia="en-I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9AA3FD5" wp14:editId="435FC703">
                <wp:simplePos x="0" y="0"/>
                <wp:positionH relativeFrom="column">
                  <wp:posOffset>3235325</wp:posOffset>
                </wp:positionH>
                <wp:positionV relativeFrom="paragraph">
                  <wp:posOffset>227013</wp:posOffset>
                </wp:positionV>
                <wp:extent cx="397042" cy="252663"/>
                <wp:effectExtent l="0" t="0" r="3175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042" cy="2526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163D3" w:rsidRPr="002F6E91" w:rsidRDefault="00B163D3" w:rsidP="002F6E91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ins w:id="141" w:author="Murshida" w:date="2026-10-28T12:26:00Z">
                              <w:r>
                                <w:rPr>
                                  <w:lang w:val="en-IN"/>
                                </w:rPr>
                                <w:t>7</w:t>
                              </w:r>
                            </w:ins>
                            <w:del w:id="142" w:author="Murshida" w:date="2026-10-28T12:26:00Z">
                              <w:r w:rsidDel="002F2D09">
                                <w:rPr>
                                  <w:lang w:val="en-IN"/>
                                </w:rPr>
                                <w:delText>8</w:delText>
                              </w:r>
                            </w:del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A3FD5" id="Text Box 17" o:spid="_x0000_s1033" type="#_x0000_t202" style="position:absolute;left:0;text-align:left;margin-left:254.75pt;margin-top:17.9pt;width:31.25pt;height:19.9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" fillcolor="white [3201]" stroked="f" strokeweight=".5pt">
                <v:textbox>
                  <w:txbxContent>
                    <w:p w:rsidR="00B163D3" w:rsidRPr="002F6E91" w:rsidRDefault="00B163D3" w:rsidP="002F6E91">
                      <w:pPr>
                        <w:jc w:val="center"/>
                        <w:rPr>
                          <w:lang w:val="en-IN"/>
                        </w:rPr>
                      </w:pPr>
                      <w:ins w:id="143" w:author="Murshida" w:date="2026-10-28T12:26:00Z">
                        <w:r>
                          <w:rPr>
                            <w:lang w:val="en-IN"/>
                          </w:rPr>
                          <w:t>7</w:t>
                        </w:r>
                      </w:ins>
                      <w:del w:id="144" w:author="Murshida" w:date="2026-10-28T12:26:00Z">
                        <w:r w:rsidDel="002F2D09">
                          <w:rPr>
                            <w:lang w:val="en-IN"/>
                          </w:rPr>
                          <w:delText>8</w:delText>
                        </w:r>
                      </w:del>
                    </w:p>
                  </w:txbxContent>
                </v:textbox>
              </v:shape>
            </w:pict>
          </mc:Fallback>
        </mc:AlternateContent>
      </w:r>
    </w:p>
    <w:p w:rsidR="00112A9F" w:rsidRDefault="00112A9F" w:rsidP="00112A9F">
      <w:pPr>
        <w:pStyle w:val="BodyText"/>
        <w:spacing w:line="360" w:lineRule="auto"/>
        <w:ind w:left="360"/>
      </w:pPr>
      <w:r>
        <w:lastRenderedPageBreak/>
        <w:t xml:space="preserve">  if(min == 999999)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{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    printf("Graph is disconnected\n");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    return 0;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}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printf("%d - %d : %d\n", u, v, min);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visited[v] = 1;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total += min;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edges++;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}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printf("Total weight = %d\n", total);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return 0;</w:t>
      </w:r>
    </w:p>
    <w:p w:rsidR="009B139E" w:rsidRDefault="00112A9F" w:rsidP="00112A9F">
      <w:pPr>
        <w:pStyle w:val="BodyText"/>
        <w:spacing w:line="360" w:lineRule="auto"/>
        <w:ind w:left="360"/>
      </w:pPr>
      <w:r>
        <w:t>}</w:t>
      </w:r>
    </w:p>
    <w:p w:rsidR="009B139E" w:rsidRDefault="009B139E" w:rsidP="009B139E">
      <w:pPr>
        <w:pStyle w:val="BodyText"/>
        <w:spacing w:line="360" w:lineRule="auto"/>
        <w:ind w:left="360"/>
      </w:pPr>
    </w:p>
    <w:p w:rsidR="00112A9F" w:rsidRDefault="00112A9F" w:rsidP="00CC258A">
      <w:pPr>
        <w:pStyle w:val="BodyText"/>
        <w:spacing w:after="240" w:line="357" w:lineRule="auto"/>
        <w:ind w:left="360"/>
      </w:pPr>
    </w:p>
    <w:p w:rsidR="00CC258A" w:rsidRDefault="00CC258A" w:rsidP="00CC258A">
      <w:pPr>
        <w:pStyle w:val="BodyText"/>
        <w:spacing w:after="240" w:line="357" w:lineRule="auto"/>
        <w:ind w:left="360"/>
        <w:rPr>
          <w:b/>
          <w:sz w:val="28"/>
        </w:rPr>
      </w:pPr>
      <w:r>
        <w:rPr>
          <w:b/>
          <w:sz w:val="28"/>
        </w:rPr>
        <w:t>OUTPUT  :</w:t>
      </w:r>
    </w:p>
    <w:p w:rsidR="00CC258A" w:rsidRDefault="00112A9F" w:rsidP="00CC258A">
      <w:pPr>
        <w:pStyle w:val="BodyText"/>
        <w:spacing w:after="240" w:line="357" w:lineRule="auto"/>
        <w:ind w:left="360"/>
        <w:rPr>
          <w:b/>
          <w:sz w:val="28"/>
        </w:rPr>
      </w:pPr>
      <w:r w:rsidRPr="00112A9F">
        <w:rPr>
          <w:b/>
          <w:noProof/>
          <w:sz w:val="28"/>
          <w:lang w:val="en-IN" w:eastAsia="en-IN"/>
        </w:rPr>
        <w:drawing>
          <wp:inline distT="0" distB="0" distL="0" distR="0" wp14:anchorId="1EDF8F72" wp14:editId="1540D4F4">
            <wp:extent cx="5618748" cy="1859254"/>
            <wp:effectExtent l="0" t="0" r="127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17863"/>
                    <a:stretch/>
                  </pic:blipFill>
                  <pic:spPr bwMode="auto">
                    <a:xfrm>
                      <a:off x="0" y="0"/>
                      <a:ext cx="5618827" cy="1859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258A" w:rsidRPr="00C94DD3" w:rsidRDefault="00CC258A" w:rsidP="00CC258A">
      <w:pPr>
        <w:pStyle w:val="BodyText"/>
        <w:spacing w:after="240" w:line="357" w:lineRule="auto"/>
        <w:ind w:left="360"/>
        <w:rPr>
          <w:b/>
          <w:sz w:val="28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6B445F" w:rsidRDefault="006B445F" w:rsidP="00112A9F">
      <w:pPr>
        <w:pStyle w:val="Heading1"/>
        <w:ind w:left="355"/>
        <w:rPr>
          <w:spacing w:val="-2"/>
        </w:rPr>
      </w:pPr>
    </w:p>
    <w:p w:rsidR="006B445F" w:rsidRDefault="006B445F" w:rsidP="00112A9F">
      <w:pPr>
        <w:pStyle w:val="Heading1"/>
        <w:ind w:left="355"/>
        <w:rPr>
          <w:spacing w:val="-2"/>
        </w:rPr>
      </w:pPr>
    </w:p>
    <w:p w:rsidR="006B445F" w:rsidRDefault="006B445F" w:rsidP="00112A9F">
      <w:pPr>
        <w:pStyle w:val="Heading1"/>
        <w:ind w:left="355"/>
        <w:rPr>
          <w:spacing w:val="-2"/>
        </w:rPr>
      </w:pPr>
    </w:p>
    <w:p w:rsidR="006B445F" w:rsidRDefault="006B445F" w:rsidP="00112A9F">
      <w:pPr>
        <w:pStyle w:val="Heading1"/>
        <w:ind w:left="355"/>
        <w:rPr>
          <w:spacing w:val="-2"/>
        </w:rPr>
      </w:pPr>
    </w:p>
    <w:p w:rsidR="006B445F" w:rsidRDefault="006B445F" w:rsidP="00112A9F">
      <w:pPr>
        <w:pStyle w:val="Heading1"/>
        <w:ind w:left="355"/>
        <w:rPr>
          <w:spacing w:val="-2"/>
        </w:rPr>
      </w:pPr>
    </w:p>
    <w:p w:rsidR="006B445F" w:rsidRDefault="006B445F" w:rsidP="00112A9F">
      <w:pPr>
        <w:pStyle w:val="Heading1"/>
        <w:ind w:left="355"/>
        <w:rPr>
          <w:spacing w:val="-2"/>
        </w:rPr>
      </w:pPr>
    </w:p>
    <w:p w:rsidR="006B445F" w:rsidRDefault="006B445F" w:rsidP="00112A9F">
      <w:pPr>
        <w:pStyle w:val="Heading1"/>
        <w:ind w:left="355"/>
        <w:rPr>
          <w:spacing w:val="-2"/>
        </w:rPr>
      </w:pPr>
    </w:p>
    <w:p w:rsidR="006B445F" w:rsidRDefault="006B445F" w:rsidP="00112A9F">
      <w:pPr>
        <w:pStyle w:val="Heading1"/>
        <w:ind w:left="355"/>
        <w:rPr>
          <w:spacing w:val="-2"/>
        </w:rPr>
      </w:pPr>
    </w:p>
    <w:p w:rsidR="006B445F" w:rsidRDefault="006B445F" w:rsidP="00112A9F">
      <w:pPr>
        <w:pStyle w:val="Heading1"/>
        <w:ind w:left="355"/>
        <w:rPr>
          <w:spacing w:val="-2"/>
        </w:rPr>
      </w:pPr>
    </w:p>
    <w:p w:rsidR="006B445F" w:rsidRDefault="006B445F" w:rsidP="00112A9F">
      <w:pPr>
        <w:pStyle w:val="Heading1"/>
        <w:ind w:left="355"/>
        <w:rPr>
          <w:spacing w:val="-2"/>
        </w:rPr>
      </w:pPr>
    </w:p>
    <w:p w:rsidR="006B445F" w:rsidRDefault="006B445F" w:rsidP="00112A9F">
      <w:pPr>
        <w:pStyle w:val="Heading1"/>
        <w:ind w:left="355"/>
        <w:rPr>
          <w:spacing w:val="-2"/>
        </w:rPr>
      </w:pPr>
    </w:p>
    <w:p w:rsidR="006B445F" w:rsidRDefault="006B445F" w:rsidP="00112A9F">
      <w:pPr>
        <w:pStyle w:val="Heading1"/>
        <w:ind w:left="355"/>
        <w:rPr>
          <w:spacing w:val="-2"/>
        </w:rPr>
      </w:pPr>
    </w:p>
    <w:p w:rsidR="006B445F" w:rsidRDefault="006B445F" w:rsidP="00112A9F">
      <w:pPr>
        <w:pStyle w:val="Heading1"/>
        <w:ind w:left="355"/>
        <w:rPr>
          <w:spacing w:val="-2"/>
        </w:rPr>
      </w:pPr>
    </w:p>
    <w:p w:rsidR="006B445F" w:rsidRDefault="006B445F" w:rsidP="00112A9F">
      <w:pPr>
        <w:pStyle w:val="Heading1"/>
        <w:ind w:left="355"/>
        <w:rPr>
          <w:spacing w:val="-2"/>
        </w:rPr>
      </w:pPr>
    </w:p>
    <w:p w:rsidR="006B445F" w:rsidRDefault="006B445F" w:rsidP="00112A9F">
      <w:pPr>
        <w:pStyle w:val="Heading1"/>
        <w:ind w:left="355"/>
        <w:rPr>
          <w:spacing w:val="-2"/>
        </w:rPr>
      </w:pPr>
    </w:p>
    <w:p w:rsidR="006B445F" w:rsidRDefault="006B445F" w:rsidP="00112A9F">
      <w:pPr>
        <w:pStyle w:val="Heading1"/>
        <w:ind w:left="355"/>
        <w:rPr>
          <w:spacing w:val="-2"/>
        </w:rPr>
      </w:pPr>
    </w:p>
    <w:p w:rsidR="006B445F" w:rsidRDefault="006B445F" w:rsidP="00112A9F">
      <w:pPr>
        <w:pStyle w:val="Heading1"/>
        <w:ind w:left="355"/>
        <w:rPr>
          <w:spacing w:val="-2"/>
        </w:rPr>
      </w:pPr>
    </w:p>
    <w:p w:rsidR="006B445F" w:rsidRDefault="006B445F" w:rsidP="00112A9F">
      <w:pPr>
        <w:pStyle w:val="Heading1"/>
        <w:ind w:left="355"/>
        <w:rPr>
          <w:spacing w:val="-2"/>
        </w:rPr>
      </w:pPr>
    </w:p>
    <w:p w:rsidR="006B445F" w:rsidRDefault="006B445F" w:rsidP="00112A9F">
      <w:pPr>
        <w:pStyle w:val="Heading1"/>
        <w:ind w:left="355"/>
        <w:rPr>
          <w:spacing w:val="-2"/>
        </w:rPr>
      </w:pPr>
    </w:p>
    <w:p w:rsidR="006B445F" w:rsidRDefault="006B445F" w:rsidP="00112A9F">
      <w:pPr>
        <w:pStyle w:val="Heading1"/>
        <w:ind w:left="355"/>
        <w:rPr>
          <w:spacing w:val="-2"/>
        </w:rPr>
      </w:pPr>
    </w:p>
    <w:p w:rsidR="006B445F" w:rsidRDefault="006B445F" w:rsidP="00112A9F">
      <w:pPr>
        <w:pStyle w:val="Heading1"/>
        <w:ind w:left="355"/>
        <w:rPr>
          <w:spacing w:val="-2"/>
        </w:rPr>
      </w:pPr>
    </w:p>
    <w:p w:rsidR="006B445F" w:rsidRDefault="006B445F" w:rsidP="00112A9F">
      <w:pPr>
        <w:pStyle w:val="Heading1"/>
        <w:ind w:left="355"/>
        <w:rPr>
          <w:spacing w:val="-2"/>
        </w:rPr>
      </w:pPr>
    </w:p>
    <w:p w:rsidR="006B445F" w:rsidRDefault="006B445F" w:rsidP="00112A9F">
      <w:pPr>
        <w:pStyle w:val="Heading1"/>
        <w:ind w:left="355"/>
        <w:rPr>
          <w:spacing w:val="-2"/>
        </w:rPr>
      </w:pPr>
    </w:p>
    <w:p w:rsidR="006B445F" w:rsidRDefault="006B445F" w:rsidP="00112A9F">
      <w:pPr>
        <w:pStyle w:val="Heading1"/>
        <w:ind w:left="355"/>
        <w:rPr>
          <w:spacing w:val="-2"/>
        </w:rPr>
      </w:pPr>
    </w:p>
    <w:p w:rsidR="003675B1" w:rsidRDefault="003675B1" w:rsidP="00112A9F">
      <w:pPr>
        <w:pStyle w:val="Heading1"/>
        <w:ind w:left="355"/>
        <w:rPr>
          <w:spacing w:val="-2"/>
        </w:rPr>
      </w:pPr>
    </w:p>
    <w:p w:rsidR="003675B1" w:rsidRDefault="003675B1" w:rsidP="00112A9F">
      <w:pPr>
        <w:pStyle w:val="Heading1"/>
        <w:ind w:left="355"/>
        <w:rPr>
          <w:spacing w:val="-2"/>
        </w:rPr>
      </w:pPr>
    </w:p>
    <w:p w:rsidR="003675B1" w:rsidRDefault="003675B1" w:rsidP="00112A9F">
      <w:pPr>
        <w:pStyle w:val="Heading1"/>
        <w:ind w:left="355"/>
        <w:rPr>
          <w:spacing w:val="-2"/>
        </w:rPr>
      </w:pPr>
    </w:p>
    <w:p w:rsidR="003675B1" w:rsidRDefault="003675B1" w:rsidP="00112A9F">
      <w:pPr>
        <w:pStyle w:val="Heading1"/>
        <w:ind w:left="355"/>
        <w:rPr>
          <w:spacing w:val="-2"/>
        </w:rPr>
      </w:pPr>
    </w:p>
    <w:p w:rsidR="003675B1" w:rsidRDefault="003675B1" w:rsidP="00112A9F">
      <w:pPr>
        <w:pStyle w:val="Heading1"/>
        <w:ind w:left="355"/>
        <w:rPr>
          <w:spacing w:val="-2"/>
        </w:rPr>
      </w:pPr>
    </w:p>
    <w:p w:rsidR="003675B1" w:rsidRDefault="003675B1" w:rsidP="00112A9F">
      <w:pPr>
        <w:pStyle w:val="Heading1"/>
        <w:ind w:left="355"/>
        <w:rPr>
          <w:spacing w:val="-2"/>
        </w:rPr>
      </w:pPr>
    </w:p>
    <w:p w:rsidR="006B445F" w:rsidRDefault="006B445F" w:rsidP="00112A9F">
      <w:pPr>
        <w:pStyle w:val="Heading1"/>
        <w:ind w:left="355"/>
        <w:rPr>
          <w:spacing w:val="-2"/>
        </w:rPr>
      </w:pPr>
    </w:p>
    <w:p w:rsidR="006B445F" w:rsidRDefault="006B445F" w:rsidP="00112A9F">
      <w:pPr>
        <w:pStyle w:val="Heading1"/>
        <w:ind w:left="355"/>
        <w:rPr>
          <w:spacing w:val="-2"/>
        </w:rPr>
      </w:pPr>
    </w:p>
    <w:p w:rsidR="006B445F" w:rsidRDefault="006B445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  <w:r>
        <w:rPr>
          <w:spacing w:val="-2"/>
        </w:rPr>
        <w:t>RESULT :</w:t>
      </w: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3675B1" w:rsidP="00CC258A">
      <w:pPr>
        <w:spacing w:before="79"/>
        <w:ind w:left="360"/>
        <w:rPr>
          <w:spacing w:val="-2"/>
        </w:rPr>
      </w:pPr>
      <w:r>
        <w:rPr>
          <w:noProof/>
          <w:spacing w:val="-2"/>
          <w:lang w:val="en-IN"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9AA3FD5" wp14:editId="435FC703">
                <wp:simplePos x="0" y="0"/>
                <wp:positionH relativeFrom="column">
                  <wp:posOffset>3121660</wp:posOffset>
                </wp:positionH>
                <wp:positionV relativeFrom="paragraph">
                  <wp:posOffset>286068</wp:posOffset>
                </wp:positionV>
                <wp:extent cx="397042" cy="252663"/>
                <wp:effectExtent l="0" t="0" r="3175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042" cy="2526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163D3" w:rsidRPr="002F6E91" w:rsidRDefault="00B163D3" w:rsidP="002F6E91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ins w:id="145" w:author="Murshida" w:date="2026-10-28T12:26:00Z">
                              <w:r>
                                <w:rPr>
                                  <w:lang w:val="en-IN"/>
                                </w:rPr>
                                <w:t>8</w:t>
                              </w:r>
                            </w:ins>
                            <w:del w:id="146" w:author="Murshida" w:date="2026-10-28T12:26:00Z">
                              <w:r w:rsidDel="002F2D09">
                                <w:rPr>
                                  <w:lang w:val="en-IN"/>
                                </w:rPr>
                                <w:delText>9</w:delText>
                              </w:r>
                            </w:del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A3FD5" id="Text Box 18" o:spid="_x0000_s1034" type="#_x0000_t202" style="position:absolute;left:0;text-align:left;margin-left:245.8pt;margin-top:22.55pt;width:31.25pt;height:19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" fillcolor="white [3201]" stroked="f" strokeweight=".5pt">
                <v:textbox>
                  <w:txbxContent>
                    <w:p w:rsidR="00B163D3" w:rsidRPr="002F6E91" w:rsidRDefault="00B163D3" w:rsidP="002F6E91">
                      <w:pPr>
                        <w:jc w:val="center"/>
                        <w:rPr>
                          <w:lang w:val="en-IN"/>
                        </w:rPr>
                      </w:pPr>
                      <w:ins w:id="147" w:author="Murshida" w:date="2026-10-28T12:26:00Z">
                        <w:r>
                          <w:rPr>
                            <w:lang w:val="en-IN"/>
                          </w:rPr>
                          <w:t>8</w:t>
                        </w:r>
                      </w:ins>
                      <w:del w:id="148" w:author="Murshida" w:date="2026-10-28T12:26:00Z">
                        <w:r w:rsidDel="002F2D09">
                          <w:rPr>
                            <w:lang w:val="en-IN"/>
                          </w:rPr>
                          <w:delText>9</w:delText>
                        </w:r>
                      </w:del>
                    </w:p>
                  </w:txbxContent>
                </v:textbox>
              </v:shape>
            </w:pict>
          </mc:Fallback>
        </mc:AlternateContent>
      </w: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9B139E" w:rsidRPr="00C94DD3" w:rsidRDefault="009B139E" w:rsidP="009B139E">
      <w:pPr>
        <w:pStyle w:val="BodyText"/>
        <w:spacing w:after="240" w:line="357" w:lineRule="auto"/>
        <w:ind w:left="360"/>
        <w:rPr>
          <w:b/>
          <w:sz w:val="28"/>
        </w:rPr>
      </w:pPr>
      <w:r>
        <w:rPr>
          <w:b/>
          <w:sz w:val="28"/>
        </w:rPr>
        <w:t xml:space="preserve">SOURCE CODE </w:t>
      </w:r>
      <w:r w:rsidRPr="00C94DD3">
        <w:rPr>
          <w:b/>
          <w:sz w:val="28"/>
        </w:rPr>
        <w:t xml:space="preserve">: </w:t>
      </w:r>
    </w:p>
    <w:p w:rsidR="00112A9F" w:rsidRDefault="00112A9F" w:rsidP="00112A9F">
      <w:pPr>
        <w:pStyle w:val="BodyText"/>
        <w:spacing w:line="360" w:lineRule="auto"/>
        <w:ind w:left="360"/>
      </w:pPr>
      <w:r>
        <w:t>#include &lt;stdio.h&gt;</w:t>
      </w:r>
    </w:p>
    <w:p w:rsidR="00112A9F" w:rsidRDefault="00112A9F" w:rsidP="00112A9F">
      <w:pPr>
        <w:pStyle w:val="BodyText"/>
        <w:spacing w:line="360" w:lineRule="auto"/>
        <w:ind w:left="360"/>
      </w:pPr>
      <w:r>
        <w:t>int cost[10][10], path[10], bestPath[10];</w:t>
      </w:r>
    </w:p>
    <w:p w:rsidR="00112A9F" w:rsidRDefault="00112A9F" w:rsidP="00112A9F">
      <w:pPr>
        <w:pStyle w:val="BodyText"/>
        <w:spacing w:line="360" w:lineRule="auto"/>
        <w:ind w:left="360"/>
      </w:pPr>
      <w:r>
        <w:t>int visited[10], n, minCost = 999999;</w:t>
      </w:r>
    </w:p>
    <w:p w:rsidR="00112A9F" w:rsidRDefault="00112A9F" w:rsidP="00112A9F">
      <w:pPr>
        <w:pStyle w:val="BodyText"/>
        <w:spacing w:line="360" w:lineRule="auto"/>
        <w:ind w:left="360"/>
      </w:pPr>
      <w:r>
        <w:t>void tsp(int city, int count, int total)</w:t>
      </w:r>
    </w:p>
    <w:p w:rsidR="00112A9F" w:rsidRDefault="00112A9F" w:rsidP="00112A9F">
      <w:pPr>
        <w:pStyle w:val="BodyText"/>
        <w:spacing w:line="360" w:lineRule="auto"/>
        <w:ind w:left="360"/>
      </w:pPr>
      <w:r>
        <w:t>{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int i;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if(count == n)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{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if(cost[city][0] != 0 &amp;&amp;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   total + cost[city][0] &lt; minCost)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{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    minCost = total + cost[city][0];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    for(i = 0; i &lt; n; i++)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        bestPath[i] = path[i];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}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return;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}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for(i = 1; i &lt; n; i++)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{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if(!visited[i] &amp;&amp; cost[city][i] != 0)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{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    visited[i] = 1;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    path[count] = i;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    tsp(i, count + 1, total + cost[city][i]);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    visited[i] = 0;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}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}</w:t>
      </w:r>
    </w:p>
    <w:p w:rsidR="00112A9F" w:rsidRDefault="00112A9F" w:rsidP="00112A9F">
      <w:pPr>
        <w:pStyle w:val="BodyText"/>
        <w:spacing w:line="360" w:lineRule="auto"/>
        <w:ind w:left="360"/>
      </w:pPr>
      <w:r>
        <w:t>}</w:t>
      </w:r>
    </w:p>
    <w:p w:rsidR="00112A9F" w:rsidRDefault="00112A9F" w:rsidP="00112A9F">
      <w:pPr>
        <w:pStyle w:val="BodyText"/>
        <w:spacing w:line="360" w:lineRule="auto"/>
        <w:ind w:left="360"/>
      </w:pPr>
      <w:r>
        <w:t>int main()</w:t>
      </w:r>
    </w:p>
    <w:p w:rsidR="00112A9F" w:rsidRDefault="00112A9F" w:rsidP="00112A9F">
      <w:pPr>
        <w:pStyle w:val="BodyText"/>
        <w:spacing w:line="360" w:lineRule="auto"/>
        <w:ind w:left="360"/>
      </w:pPr>
      <w:r>
        <w:t>{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int i, j;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printf("Enter number of cities (maximum 10): ");</w:t>
      </w:r>
    </w:p>
    <w:p w:rsidR="00112A9F" w:rsidRDefault="00112A9F" w:rsidP="00112A9F">
      <w:pPr>
        <w:pStyle w:val="BodyText"/>
        <w:spacing w:line="360" w:lineRule="auto"/>
        <w:ind w:left="360"/>
      </w:pPr>
    </w:p>
    <w:p w:rsidR="003675B1" w:rsidRDefault="003675B1" w:rsidP="00112A9F">
      <w:pPr>
        <w:pStyle w:val="BodyText"/>
        <w:spacing w:line="360" w:lineRule="auto"/>
        <w:ind w:left="360"/>
      </w:pPr>
    </w:p>
    <w:p w:rsidR="003675B1" w:rsidRDefault="003675B1" w:rsidP="00112A9F">
      <w:pPr>
        <w:pStyle w:val="BodyText"/>
        <w:spacing w:line="360" w:lineRule="auto"/>
        <w:ind w:left="360"/>
      </w:pPr>
    </w:p>
    <w:p w:rsidR="00112A9F" w:rsidRDefault="00112A9F" w:rsidP="00112A9F">
      <w:pPr>
        <w:spacing w:before="79"/>
        <w:ind w:left="360"/>
        <w:rPr>
          <w:b/>
          <w:sz w:val="24"/>
        </w:rPr>
      </w:pPr>
      <w:r>
        <w:rPr>
          <w:b/>
          <w:sz w:val="24"/>
        </w:rPr>
        <w:lastRenderedPageBreak/>
        <w:t>Ex. No:</w:t>
      </w:r>
      <w:r>
        <w:rPr>
          <w:b/>
          <w:spacing w:val="-2"/>
          <w:sz w:val="24"/>
        </w:rPr>
        <w:t xml:space="preserve"> 06</w:t>
      </w:r>
    </w:p>
    <w:p w:rsidR="00112A9F" w:rsidRDefault="00112A9F" w:rsidP="00112A9F">
      <w:pPr>
        <w:spacing w:before="204"/>
        <w:ind w:left="360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0</w:t>
      </w:r>
      <w:r>
        <w:rPr>
          <w:b/>
          <w:sz w:val="24"/>
        </w:rPr>
        <w:t>1-09-2026</w:t>
      </w:r>
    </w:p>
    <w:p w:rsidR="00AE436A" w:rsidRDefault="00112A9F" w:rsidP="00112A9F">
      <w:pPr>
        <w:spacing w:before="205"/>
        <w:ind w:left="-284" w:right="-284"/>
        <w:jc w:val="center"/>
        <w:rPr>
          <w:ins w:id="149" w:author="Murshida" w:date="2026-10-28T12:40:00Z"/>
          <w:b/>
          <w:sz w:val="32"/>
          <w:szCs w:val="24"/>
        </w:rPr>
      </w:pPr>
      <w:r>
        <w:rPr>
          <w:b/>
          <w:sz w:val="32"/>
          <w:szCs w:val="24"/>
        </w:rPr>
        <w:t>TRAVELLING SALESMAN PROBLEM</w:t>
      </w:r>
      <w:ins w:id="150" w:author="Murshida" w:date="2026-10-28T12:40:00Z">
        <w:r w:rsidR="00AE436A">
          <w:rPr>
            <w:b/>
            <w:sz w:val="32"/>
            <w:szCs w:val="24"/>
          </w:rPr>
          <w:t xml:space="preserve"> USING </w:t>
        </w:r>
      </w:ins>
    </w:p>
    <w:p w:rsidR="00112A9F" w:rsidRPr="00C94DD3" w:rsidRDefault="00AE436A" w:rsidP="00112A9F">
      <w:pPr>
        <w:spacing w:before="205"/>
        <w:ind w:left="-284" w:right="-284"/>
        <w:jc w:val="center"/>
        <w:rPr>
          <w:b/>
          <w:sz w:val="32"/>
          <w:szCs w:val="24"/>
        </w:rPr>
      </w:pPr>
      <w:ins w:id="151" w:author="Murshida" w:date="2026-10-28T12:40:00Z">
        <w:r>
          <w:rPr>
            <w:b/>
            <w:sz w:val="32"/>
            <w:szCs w:val="24"/>
          </w:rPr>
          <w:t>DYNAMIC PROGRAMMING</w:t>
        </w:r>
      </w:ins>
    </w:p>
    <w:p w:rsidR="00112A9F" w:rsidRDefault="00112A9F" w:rsidP="00112A9F">
      <w:pPr>
        <w:tabs>
          <w:tab w:val="left" w:pos="426"/>
        </w:tabs>
        <w:spacing w:before="205"/>
        <w:ind w:left="363" w:right="3"/>
        <w:jc w:val="center"/>
        <w:rPr>
          <w:b/>
          <w:sz w:val="28"/>
        </w:rPr>
      </w:pPr>
    </w:p>
    <w:p w:rsidR="00112A9F" w:rsidRPr="00C94DD3" w:rsidRDefault="00112A9F" w:rsidP="00112A9F">
      <w:pPr>
        <w:pStyle w:val="BodyText"/>
        <w:spacing w:line="357" w:lineRule="auto"/>
        <w:ind w:left="360"/>
        <w:rPr>
          <w:b/>
          <w:sz w:val="28"/>
        </w:rPr>
      </w:pPr>
      <w:r>
        <w:rPr>
          <w:b/>
          <w:sz w:val="28"/>
        </w:rPr>
        <w:t xml:space="preserve">AIM </w:t>
      </w:r>
      <w:r w:rsidRPr="00C94DD3">
        <w:rPr>
          <w:b/>
          <w:sz w:val="28"/>
        </w:rPr>
        <w:t xml:space="preserve">: </w:t>
      </w:r>
      <w:r w:rsidRPr="00C94DD3">
        <w:rPr>
          <w:b/>
          <w:sz w:val="28"/>
        </w:rPr>
        <w:tab/>
      </w:r>
    </w:p>
    <w:p w:rsidR="00112A9F" w:rsidRDefault="00112A9F" w:rsidP="00112A9F">
      <w:pPr>
        <w:pStyle w:val="BodyText"/>
        <w:spacing w:before="211" w:line="357" w:lineRule="auto"/>
        <w:ind w:left="360"/>
      </w:pPr>
    </w:p>
    <w:p w:rsidR="00112A9F" w:rsidRDefault="00112A9F" w:rsidP="00112A9F">
      <w:pPr>
        <w:pStyle w:val="BodyText"/>
        <w:tabs>
          <w:tab w:val="left" w:pos="864"/>
        </w:tabs>
        <w:spacing w:line="357" w:lineRule="auto"/>
        <w:ind w:left="360"/>
      </w:pPr>
    </w:p>
    <w:p w:rsidR="00112A9F" w:rsidRDefault="00112A9F" w:rsidP="00112A9F">
      <w:pPr>
        <w:pStyle w:val="Heading1"/>
        <w:ind w:left="355"/>
        <w:rPr>
          <w:spacing w:val="-2"/>
        </w:rPr>
      </w:pPr>
      <w:r>
        <w:rPr>
          <w:spacing w:val="-2"/>
        </w:rPr>
        <w:t>ALGORITHM  :</w:t>
      </w: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Del="00AE436A" w:rsidRDefault="00112A9F" w:rsidP="00112A9F">
      <w:pPr>
        <w:pStyle w:val="Heading1"/>
        <w:ind w:left="355"/>
        <w:rPr>
          <w:del w:id="152" w:author="Murshida" w:date="2026-10-28T12:41:00Z"/>
          <w:spacing w:val="-2"/>
        </w:rPr>
      </w:pPr>
    </w:p>
    <w:p w:rsidR="00AE436A" w:rsidRDefault="00AE436A" w:rsidP="00112A9F">
      <w:pPr>
        <w:pStyle w:val="Heading1"/>
        <w:ind w:left="355"/>
        <w:rPr>
          <w:ins w:id="153" w:author="Murshida" w:date="2026-10-28T12:41:00Z"/>
          <w:spacing w:val="-2"/>
        </w:rPr>
      </w:pPr>
    </w:p>
    <w:p w:rsidR="003675B1" w:rsidRDefault="003675B1" w:rsidP="00112A9F">
      <w:pPr>
        <w:pStyle w:val="Heading1"/>
        <w:ind w:left="355"/>
        <w:rPr>
          <w:spacing w:val="-2"/>
        </w:rPr>
      </w:pPr>
    </w:p>
    <w:p w:rsidR="003675B1" w:rsidDel="00AE436A" w:rsidRDefault="003675B1" w:rsidP="00112A9F">
      <w:pPr>
        <w:pStyle w:val="Heading1"/>
        <w:ind w:left="355"/>
        <w:rPr>
          <w:del w:id="154" w:author="Murshida" w:date="2026-10-28T12:41:00Z"/>
          <w:spacing w:val="-2"/>
        </w:rPr>
      </w:pPr>
    </w:p>
    <w:p w:rsidR="00AE436A" w:rsidRDefault="00AE436A" w:rsidP="00112A9F">
      <w:pPr>
        <w:pStyle w:val="Heading1"/>
        <w:ind w:left="355"/>
        <w:rPr>
          <w:ins w:id="155" w:author="Murshida" w:date="2026-10-28T12:41:00Z"/>
          <w:spacing w:val="-2"/>
        </w:rPr>
      </w:pPr>
    </w:p>
    <w:p w:rsidR="003675B1" w:rsidDel="00AE436A" w:rsidRDefault="003675B1" w:rsidP="00112A9F">
      <w:pPr>
        <w:pStyle w:val="Heading1"/>
        <w:ind w:left="355"/>
        <w:rPr>
          <w:del w:id="156" w:author="Murshida" w:date="2026-10-28T12:41:00Z"/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Heading1"/>
        <w:ind w:left="355"/>
        <w:rPr>
          <w:spacing w:val="-2"/>
        </w:rPr>
      </w:pPr>
    </w:p>
    <w:p w:rsidR="00112A9F" w:rsidRDefault="00112A9F" w:rsidP="00112A9F">
      <w:pPr>
        <w:pStyle w:val="BodyText"/>
        <w:spacing w:line="360" w:lineRule="auto"/>
        <w:ind w:left="360"/>
      </w:pPr>
    </w:p>
    <w:p w:rsidR="00112A9F" w:rsidRDefault="00112A9F" w:rsidP="00112A9F">
      <w:pPr>
        <w:pStyle w:val="BodyText"/>
        <w:spacing w:line="360" w:lineRule="auto"/>
        <w:ind w:left="360"/>
      </w:pPr>
    </w:p>
    <w:p w:rsidR="00112A9F" w:rsidRDefault="002F6E91" w:rsidP="00112A9F">
      <w:pPr>
        <w:pStyle w:val="BodyText"/>
        <w:spacing w:line="360" w:lineRule="auto"/>
        <w:ind w:left="360"/>
      </w:pPr>
      <w:r>
        <w:rPr>
          <w:noProof/>
          <w:spacing w:val="-2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AA3FD5" wp14:editId="435FC703">
                <wp:simplePos x="0" y="0"/>
                <wp:positionH relativeFrom="column">
                  <wp:posOffset>3235960</wp:posOffset>
                </wp:positionH>
                <wp:positionV relativeFrom="paragraph">
                  <wp:posOffset>96202</wp:posOffset>
                </wp:positionV>
                <wp:extent cx="397042" cy="252663"/>
                <wp:effectExtent l="0" t="0" r="3175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042" cy="2526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163D3" w:rsidRPr="002F6E91" w:rsidRDefault="00B163D3" w:rsidP="002F6E91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ins w:id="157" w:author="Murshida" w:date="2026-10-28T12:26:00Z">
                              <w:r>
                                <w:rPr>
                                  <w:lang w:val="en-IN"/>
                                </w:rPr>
                                <w:t>9</w:t>
                              </w:r>
                            </w:ins>
                            <w:del w:id="158" w:author="Murshida" w:date="2026-10-28T12:26:00Z">
                              <w:r w:rsidDel="002F2D09">
                                <w:rPr>
                                  <w:lang w:val="en-IN"/>
                                </w:rPr>
                                <w:delText>10</w:delText>
                              </w:r>
                            </w:del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A3FD5" id="Text Box 19" o:spid="_x0000_s1035" type="#_x0000_t202" style="position:absolute;left:0;text-align:left;margin-left:254.8pt;margin-top:7.55pt;width:31.25pt;height:19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" fillcolor="white [3201]" stroked="f" strokeweight=".5pt">
                <v:textbox>
                  <w:txbxContent>
                    <w:p w:rsidR="00B163D3" w:rsidRPr="002F6E91" w:rsidRDefault="00B163D3" w:rsidP="002F6E91">
                      <w:pPr>
                        <w:jc w:val="center"/>
                        <w:rPr>
                          <w:lang w:val="en-IN"/>
                        </w:rPr>
                      </w:pPr>
                      <w:ins w:id="159" w:author="Murshida" w:date="2026-10-28T12:26:00Z">
                        <w:r>
                          <w:rPr>
                            <w:lang w:val="en-IN"/>
                          </w:rPr>
                          <w:t>9</w:t>
                        </w:r>
                      </w:ins>
                      <w:del w:id="160" w:author="Murshida" w:date="2026-10-28T12:26:00Z">
                        <w:r w:rsidDel="002F2D09">
                          <w:rPr>
                            <w:lang w:val="en-IN"/>
                          </w:rPr>
                          <w:delText>10</w:delText>
                        </w:r>
                      </w:del>
                    </w:p>
                  </w:txbxContent>
                </v:textbox>
              </v:shape>
            </w:pict>
          </mc:Fallback>
        </mc:AlternateContent>
      </w:r>
    </w:p>
    <w:p w:rsidR="00112A9F" w:rsidRDefault="00C77E26" w:rsidP="00112A9F">
      <w:pPr>
        <w:pStyle w:val="BodyText"/>
        <w:spacing w:line="360" w:lineRule="auto"/>
        <w:ind w:left="360"/>
      </w:pPr>
      <w:r>
        <w:lastRenderedPageBreak/>
        <w:t xml:space="preserve">    </w:t>
      </w:r>
      <w:r w:rsidR="00112A9F">
        <w:t>scanf("%d", &amp;n);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if(n &lt; 2 || n &gt; 10)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{</w:t>
      </w:r>
    </w:p>
    <w:p w:rsidR="00C77E26" w:rsidRDefault="00112A9F" w:rsidP="00112A9F">
      <w:pPr>
        <w:pStyle w:val="BodyText"/>
        <w:spacing w:line="360" w:lineRule="auto"/>
        <w:ind w:left="360"/>
      </w:pPr>
      <w:r>
        <w:t xml:space="preserve">        printf("Invalid number of cities");</w:t>
      </w:r>
    </w:p>
    <w:p w:rsidR="00112A9F" w:rsidRDefault="00C77E26" w:rsidP="00112A9F">
      <w:pPr>
        <w:pStyle w:val="BodyText"/>
        <w:spacing w:line="360" w:lineRule="auto"/>
        <w:ind w:left="360"/>
      </w:pPr>
      <w:r>
        <w:t xml:space="preserve">       </w:t>
      </w:r>
      <w:r w:rsidR="00112A9F">
        <w:t xml:space="preserve"> return 0;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}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printf("Enter cost matrix (0 for no route):\n");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for(i = 0; i &lt; n; i++)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for(j = 0; j &lt; n; j++)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    scanf("%d", &amp;cost[i][j]);</w:t>
      </w:r>
    </w:p>
    <w:p w:rsidR="00C77E26" w:rsidRDefault="00112A9F" w:rsidP="00112A9F">
      <w:pPr>
        <w:pStyle w:val="BodyText"/>
        <w:spacing w:line="360" w:lineRule="auto"/>
        <w:ind w:left="360"/>
      </w:pPr>
      <w:r>
        <w:t xml:space="preserve">    path[0] = 0;</w:t>
      </w:r>
    </w:p>
    <w:p w:rsidR="00C77E26" w:rsidRDefault="00C77E26" w:rsidP="00112A9F">
      <w:pPr>
        <w:pStyle w:val="BodyText"/>
        <w:spacing w:line="360" w:lineRule="auto"/>
        <w:ind w:left="360"/>
      </w:pPr>
      <w:r>
        <w:t xml:space="preserve">  </w:t>
      </w:r>
      <w:r w:rsidR="00112A9F">
        <w:t xml:space="preserve">  visited[0] = 1;</w:t>
      </w:r>
    </w:p>
    <w:p w:rsidR="00112A9F" w:rsidRDefault="00C77E26" w:rsidP="00112A9F">
      <w:pPr>
        <w:pStyle w:val="BodyText"/>
        <w:spacing w:line="360" w:lineRule="auto"/>
        <w:ind w:left="360"/>
      </w:pPr>
      <w:r>
        <w:t xml:space="preserve">  </w:t>
      </w:r>
      <w:r w:rsidR="00112A9F">
        <w:t xml:space="preserve">  tsp(0, 1, 0);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if(minCost == 999999)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printf("No complete tour exists\n");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else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{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printf("Minimum cost: %d\n", minCost);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printf("Tour: ");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for(i = 0; i &lt; n; i++)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    printf("%d -&gt; ", bestPath[i]);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    printf("0\n");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}</w:t>
      </w:r>
    </w:p>
    <w:p w:rsidR="00112A9F" w:rsidRDefault="00112A9F" w:rsidP="00112A9F">
      <w:pPr>
        <w:pStyle w:val="BodyText"/>
        <w:spacing w:line="360" w:lineRule="auto"/>
        <w:ind w:left="360"/>
      </w:pPr>
      <w:r>
        <w:t xml:space="preserve">    return 0;</w:t>
      </w:r>
    </w:p>
    <w:p w:rsidR="009B139E" w:rsidRDefault="00112A9F" w:rsidP="00112A9F">
      <w:pPr>
        <w:pStyle w:val="BodyText"/>
        <w:spacing w:line="360" w:lineRule="auto"/>
        <w:ind w:left="360"/>
      </w:pPr>
      <w:r>
        <w:t>}</w:t>
      </w:r>
    </w:p>
    <w:p w:rsidR="009B139E" w:rsidRDefault="009B139E" w:rsidP="009B139E">
      <w:pPr>
        <w:pStyle w:val="BodyText"/>
        <w:spacing w:line="360" w:lineRule="auto"/>
        <w:ind w:left="360"/>
      </w:pPr>
    </w:p>
    <w:p w:rsidR="00CC258A" w:rsidRDefault="00CC258A" w:rsidP="00CC258A">
      <w:pPr>
        <w:pStyle w:val="BodyText"/>
        <w:spacing w:after="240" w:line="357" w:lineRule="auto"/>
        <w:ind w:left="360"/>
        <w:rPr>
          <w:b/>
          <w:sz w:val="28"/>
        </w:rPr>
      </w:pPr>
      <w:r>
        <w:rPr>
          <w:b/>
          <w:sz w:val="28"/>
        </w:rPr>
        <w:t>OUTPUT  :</w:t>
      </w:r>
    </w:p>
    <w:p w:rsidR="00CC258A" w:rsidRDefault="00C77E26" w:rsidP="00CC258A">
      <w:pPr>
        <w:pStyle w:val="BodyText"/>
        <w:spacing w:after="240" w:line="357" w:lineRule="auto"/>
        <w:ind w:left="360"/>
        <w:rPr>
          <w:b/>
          <w:sz w:val="28"/>
        </w:rPr>
      </w:pPr>
      <w:r w:rsidRPr="00C77E26">
        <w:rPr>
          <w:b/>
          <w:noProof/>
          <w:sz w:val="28"/>
          <w:lang w:val="en-IN" w:eastAsia="en-IN"/>
        </w:rPr>
        <w:drawing>
          <wp:inline distT="0" distB="0" distL="0" distR="0" wp14:anchorId="5FB0DA96" wp14:editId="33A21100">
            <wp:extent cx="5606716" cy="1187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18041"/>
                    <a:stretch/>
                  </pic:blipFill>
                  <pic:spPr bwMode="auto">
                    <a:xfrm>
                      <a:off x="0" y="0"/>
                      <a:ext cx="5606716" cy="118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258A" w:rsidRPr="00C94DD3" w:rsidRDefault="00CC258A" w:rsidP="00CC258A">
      <w:pPr>
        <w:pStyle w:val="BodyText"/>
        <w:spacing w:after="240" w:line="357" w:lineRule="auto"/>
        <w:ind w:left="360"/>
        <w:rPr>
          <w:b/>
          <w:sz w:val="28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3675B1" w:rsidRDefault="003675B1" w:rsidP="00C77E26">
      <w:pPr>
        <w:pStyle w:val="Heading1"/>
        <w:ind w:left="355"/>
        <w:rPr>
          <w:spacing w:val="-2"/>
        </w:rPr>
      </w:pPr>
    </w:p>
    <w:p w:rsidR="003675B1" w:rsidRDefault="003675B1" w:rsidP="00C77E26">
      <w:pPr>
        <w:pStyle w:val="Heading1"/>
        <w:ind w:left="355"/>
        <w:rPr>
          <w:spacing w:val="-2"/>
        </w:rPr>
      </w:pPr>
    </w:p>
    <w:p w:rsidR="003675B1" w:rsidRDefault="003675B1" w:rsidP="00C77E26">
      <w:pPr>
        <w:pStyle w:val="Heading1"/>
        <w:ind w:left="355"/>
        <w:rPr>
          <w:spacing w:val="-2"/>
        </w:rPr>
      </w:pPr>
    </w:p>
    <w:p w:rsidR="003675B1" w:rsidRDefault="003675B1" w:rsidP="00C77E26">
      <w:pPr>
        <w:pStyle w:val="Heading1"/>
        <w:ind w:left="355"/>
        <w:rPr>
          <w:spacing w:val="-2"/>
        </w:rPr>
      </w:pPr>
    </w:p>
    <w:p w:rsidR="003675B1" w:rsidRDefault="003675B1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C77E26" w:rsidRDefault="00C77E26" w:rsidP="00C77E26">
      <w:pPr>
        <w:pStyle w:val="Heading1"/>
        <w:ind w:left="355"/>
        <w:rPr>
          <w:spacing w:val="-2"/>
        </w:rPr>
      </w:pPr>
      <w:r>
        <w:rPr>
          <w:spacing w:val="-2"/>
        </w:rPr>
        <w:t>RESULT :</w:t>
      </w: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6B445F" w:rsidRDefault="006B445F" w:rsidP="00CC258A">
      <w:pPr>
        <w:spacing w:before="79"/>
        <w:ind w:left="360"/>
        <w:rPr>
          <w:spacing w:val="-2"/>
        </w:rPr>
      </w:pPr>
    </w:p>
    <w:p w:rsidR="006B445F" w:rsidRDefault="006B445F" w:rsidP="00CC258A">
      <w:pPr>
        <w:spacing w:before="79"/>
        <w:ind w:left="360"/>
        <w:rPr>
          <w:spacing w:val="-2"/>
        </w:rPr>
      </w:pPr>
    </w:p>
    <w:p w:rsidR="00CC258A" w:rsidRDefault="003675B1" w:rsidP="00CC258A">
      <w:pPr>
        <w:spacing w:before="79"/>
        <w:ind w:left="360"/>
        <w:rPr>
          <w:spacing w:val="-2"/>
        </w:rPr>
      </w:pPr>
      <w:r>
        <w:rPr>
          <w:noProof/>
          <w:spacing w:val="-2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AA3FD5" wp14:editId="435FC703">
                <wp:simplePos x="0" y="0"/>
                <wp:positionH relativeFrom="column">
                  <wp:posOffset>3121660</wp:posOffset>
                </wp:positionH>
                <wp:positionV relativeFrom="paragraph">
                  <wp:posOffset>141288</wp:posOffset>
                </wp:positionV>
                <wp:extent cx="396875" cy="252095"/>
                <wp:effectExtent l="0" t="0" r="3175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87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163D3" w:rsidRPr="002F6E91" w:rsidRDefault="00B163D3" w:rsidP="002F6E91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1</w:t>
                            </w:r>
                            <w:ins w:id="161" w:author="Murshida" w:date="2026-10-28T12:26:00Z">
                              <w:r>
                                <w:rPr>
                                  <w:lang w:val="en-IN"/>
                                </w:rPr>
                                <w:t>0</w:t>
                              </w:r>
                            </w:ins>
                            <w:del w:id="162" w:author="Murshida" w:date="2026-10-28T12:26:00Z">
                              <w:r w:rsidDel="002F2D09">
                                <w:rPr>
                                  <w:lang w:val="en-IN"/>
                                </w:rPr>
                                <w:delText>1</w:delText>
                              </w:r>
                            </w:del>
                            <w:r>
                              <w:rPr>
                                <w:lang w:val="en-I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A3FD5" id="Text Box 20" o:spid="_x0000_s1036" type="#_x0000_t202" style="position:absolute;left:0;text-align:left;margin-left:245.8pt;margin-top:11.15pt;width:31.25pt;height:19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" fillcolor="white [3201]" stroked="f" strokeweight=".5pt">
                <v:textbox>
                  <w:txbxContent>
                    <w:p w:rsidR="00B163D3" w:rsidRPr="002F6E91" w:rsidRDefault="00B163D3" w:rsidP="002F6E91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1</w:t>
                      </w:r>
                      <w:ins w:id="163" w:author="Murshida" w:date="2026-10-28T12:26:00Z">
                        <w:r>
                          <w:rPr>
                            <w:lang w:val="en-IN"/>
                          </w:rPr>
                          <w:t>0</w:t>
                        </w:r>
                      </w:ins>
                      <w:del w:id="164" w:author="Murshida" w:date="2026-10-28T12:26:00Z">
                        <w:r w:rsidDel="002F2D09">
                          <w:rPr>
                            <w:lang w:val="en-IN"/>
                          </w:rPr>
                          <w:delText>1</w:delText>
                        </w:r>
                      </w:del>
                      <w:r>
                        <w:rPr>
                          <w:lang w:val="en-I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9B139E" w:rsidRPr="00C94DD3" w:rsidRDefault="009B139E" w:rsidP="009B139E">
      <w:pPr>
        <w:pStyle w:val="BodyText"/>
        <w:spacing w:after="240" w:line="357" w:lineRule="auto"/>
        <w:ind w:left="360"/>
        <w:rPr>
          <w:b/>
          <w:sz w:val="28"/>
        </w:rPr>
      </w:pPr>
      <w:r>
        <w:rPr>
          <w:b/>
          <w:sz w:val="28"/>
        </w:rPr>
        <w:lastRenderedPageBreak/>
        <w:t xml:space="preserve">SOURCE CODE </w:t>
      </w:r>
      <w:r w:rsidRPr="00C94DD3">
        <w:rPr>
          <w:b/>
          <w:sz w:val="28"/>
        </w:rPr>
        <w:t xml:space="preserve">: </w:t>
      </w:r>
    </w:p>
    <w:p w:rsidR="00C77E26" w:rsidRDefault="00C77E26" w:rsidP="00C77E26">
      <w:pPr>
        <w:pStyle w:val="BodyText"/>
        <w:spacing w:line="360" w:lineRule="auto"/>
        <w:ind w:left="360"/>
      </w:pPr>
      <w:r>
        <w:t>#include &lt;stdio.h&gt;</w:t>
      </w:r>
    </w:p>
    <w:p w:rsidR="00C77E26" w:rsidRDefault="00C77E26" w:rsidP="00C77E26">
      <w:pPr>
        <w:pStyle w:val="BodyText"/>
        <w:spacing w:line="360" w:lineRule="auto"/>
        <w:ind w:left="360"/>
      </w:pPr>
      <w:r>
        <w:t>int a[20], x[20], n, target;</w:t>
      </w:r>
    </w:p>
    <w:p w:rsidR="00C77E26" w:rsidRDefault="00C77E26" w:rsidP="00C77E26">
      <w:pPr>
        <w:pStyle w:val="BodyText"/>
        <w:spacing w:line="360" w:lineRule="auto"/>
        <w:ind w:left="360"/>
      </w:pPr>
      <w:r>
        <w:t>void sumOfSubsets(int i, int sum)</w:t>
      </w:r>
    </w:p>
    <w:p w:rsidR="00C77E26" w:rsidRDefault="00C77E26" w:rsidP="00C77E26">
      <w:pPr>
        <w:pStyle w:val="BodyText"/>
        <w:spacing w:line="360" w:lineRule="auto"/>
        <w:ind w:left="360"/>
      </w:pPr>
      <w:r>
        <w:t>{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int j;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if(sum == target)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{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    printf("{ ");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    for(j = 0; j &lt; i; j++)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        if(x[j] == 1)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            printf("%d ", a[j]);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    printf("}\n");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    return;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}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if(i == n || sum &gt; target)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    return;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x[i] = 1;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sumOfSubsets(i + 1, sum + a[i]);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x[i] = 0;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sumOfSubsets(i + 1, sum);</w:t>
      </w:r>
    </w:p>
    <w:p w:rsidR="00C77E26" w:rsidRDefault="00C77E26" w:rsidP="00C77E26">
      <w:pPr>
        <w:pStyle w:val="BodyText"/>
        <w:spacing w:line="360" w:lineRule="auto"/>
        <w:ind w:left="360"/>
      </w:pPr>
      <w:r>
        <w:t>}</w:t>
      </w:r>
    </w:p>
    <w:p w:rsidR="00C77E26" w:rsidRDefault="00C77E26" w:rsidP="00C77E26">
      <w:pPr>
        <w:pStyle w:val="BodyText"/>
        <w:spacing w:line="360" w:lineRule="auto"/>
        <w:ind w:left="360"/>
      </w:pPr>
    </w:p>
    <w:p w:rsidR="00C77E26" w:rsidRDefault="00C77E26" w:rsidP="00C77E26">
      <w:pPr>
        <w:pStyle w:val="BodyText"/>
        <w:spacing w:line="360" w:lineRule="auto"/>
        <w:ind w:left="360"/>
      </w:pPr>
      <w:r>
        <w:t>int main()</w:t>
      </w:r>
    </w:p>
    <w:p w:rsidR="00C77E26" w:rsidRDefault="00C77E26" w:rsidP="00C77E26">
      <w:pPr>
        <w:pStyle w:val="BodyText"/>
        <w:spacing w:line="360" w:lineRule="auto"/>
        <w:ind w:left="360"/>
      </w:pPr>
      <w:r>
        <w:t>{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int i;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printf("Enter number of elements: ");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scanf("%d", &amp;n);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printf("Enter the elements:\n");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for(i = 0; i &lt; n; i++)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    scanf("%d", &amp;a[i]);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printf("Enter target sum: ");</w:t>
      </w:r>
    </w:p>
    <w:p w:rsidR="00C77E26" w:rsidRDefault="00C77E26" w:rsidP="00C77E26">
      <w:pPr>
        <w:pStyle w:val="BodyText"/>
        <w:spacing w:line="360" w:lineRule="auto"/>
        <w:ind w:left="360"/>
      </w:pPr>
    </w:p>
    <w:p w:rsidR="00C77E26" w:rsidRDefault="00C77E26" w:rsidP="00C77E26">
      <w:pPr>
        <w:pStyle w:val="BodyText"/>
        <w:spacing w:line="360" w:lineRule="auto"/>
        <w:ind w:left="360"/>
      </w:pPr>
    </w:p>
    <w:p w:rsidR="003675B1" w:rsidRDefault="003675B1" w:rsidP="00C77E26">
      <w:pPr>
        <w:pStyle w:val="BodyText"/>
        <w:spacing w:line="360" w:lineRule="auto"/>
        <w:ind w:left="360"/>
      </w:pPr>
    </w:p>
    <w:p w:rsidR="003675B1" w:rsidRDefault="003675B1" w:rsidP="00C77E26">
      <w:pPr>
        <w:pStyle w:val="BodyText"/>
        <w:spacing w:line="360" w:lineRule="auto"/>
        <w:ind w:left="360"/>
      </w:pPr>
    </w:p>
    <w:p w:rsidR="00C77E26" w:rsidRDefault="00C77E26" w:rsidP="00C77E26">
      <w:pPr>
        <w:spacing w:before="79"/>
        <w:ind w:left="360"/>
        <w:rPr>
          <w:b/>
          <w:sz w:val="24"/>
        </w:rPr>
      </w:pPr>
      <w:r>
        <w:lastRenderedPageBreak/>
        <w:t xml:space="preserve"> </w:t>
      </w:r>
      <w:r>
        <w:rPr>
          <w:b/>
          <w:sz w:val="24"/>
        </w:rPr>
        <w:t>Ex. No:</w:t>
      </w:r>
      <w:r>
        <w:rPr>
          <w:b/>
          <w:spacing w:val="-2"/>
          <w:sz w:val="24"/>
        </w:rPr>
        <w:t xml:space="preserve"> 07</w:t>
      </w:r>
    </w:p>
    <w:p w:rsidR="00C77E26" w:rsidRDefault="00C77E26" w:rsidP="00C77E26">
      <w:pPr>
        <w:spacing w:before="204"/>
        <w:ind w:left="360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15-09-2026</w:t>
      </w:r>
    </w:p>
    <w:p w:rsidR="00C77E26" w:rsidRPr="00C94DD3" w:rsidRDefault="00C77E26" w:rsidP="00C77E26">
      <w:pPr>
        <w:spacing w:before="205"/>
        <w:ind w:left="-284" w:right="-284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SUM OF SUBSETS USING BACKTRACKING</w:t>
      </w:r>
    </w:p>
    <w:p w:rsidR="00C77E26" w:rsidRDefault="00C77E26" w:rsidP="00C77E26">
      <w:pPr>
        <w:tabs>
          <w:tab w:val="left" w:pos="426"/>
        </w:tabs>
        <w:spacing w:before="205"/>
        <w:ind w:left="363" w:right="3"/>
        <w:jc w:val="center"/>
        <w:rPr>
          <w:b/>
          <w:sz w:val="28"/>
        </w:rPr>
      </w:pPr>
    </w:p>
    <w:p w:rsidR="00C77E26" w:rsidRPr="00C94DD3" w:rsidRDefault="00C77E26" w:rsidP="00C77E26">
      <w:pPr>
        <w:pStyle w:val="BodyText"/>
        <w:spacing w:line="357" w:lineRule="auto"/>
        <w:ind w:left="360"/>
        <w:rPr>
          <w:b/>
          <w:sz w:val="28"/>
        </w:rPr>
      </w:pPr>
      <w:r>
        <w:rPr>
          <w:b/>
          <w:sz w:val="28"/>
        </w:rPr>
        <w:t xml:space="preserve">AIM </w:t>
      </w:r>
      <w:r w:rsidRPr="00C94DD3">
        <w:rPr>
          <w:b/>
          <w:sz w:val="28"/>
        </w:rPr>
        <w:t xml:space="preserve">: </w:t>
      </w:r>
    </w:p>
    <w:p w:rsidR="00C77E26" w:rsidRDefault="00C77E26" w:rsidP="00C77E26">
      <w:pPr>
        <w:pStyle w:val="BodyText"/>
        <w:spacing w:before="211" w:line="357" w:lineRule="auto"/>
        <w:ind w:left="360"/>
      </w:pPr>
    </w:p>
    <w:p w:rsidR="00C77E26" w:rsidRDefault="00C77E26" w:rsidP="00C77E26">
      <w:pPr>
        <w:pStyle w:val="BodyText"/>
        <w:tabs>
          <w:tab w:val="left" w:pos="864"/>
        </w:tabs>
        <w:spacing w:line="357" w:lineRule="auto"/>
        <w:ind w:left="360"/>
      </w:pPr>
    </w:p>
    <w:p w:rsidR="00C77E26" w:rsidRDefault="00C77E26" w:rsidP="00C77E26">
      <w:pPr>
        <w:pStyle w:val="Heading1"/>
        <w:ind w:left="355"/>
        <w:rPr>
          <w:spacing w:val="-2"/>
        </w:rPr>
      </w:pPr>
      <w:r>
        <w:rPr>
          <w:spacing w:val="-2"/>
        </w:rPr>
        <w:t>ALGORITHM  :</w:t>
      </w:r>
    </w:p>
    <w:p w:rsidR="00C77E26" w:rsidRDefault="00C77E26" w:rsidP="00C77E26">
      <w:pPr>
        <w:pStyle w:val="Heading1"/>
        <w:ind w:left="355"/>
        <w:rPr>
          <w:spacing w:val="-2"/>
        </w:rPr>
      </w:pPr>
    </w:p>
    <w:p w:rsidR="00C77E26" w:rsidRDefault="00C77E26" w:rsidP="00C77E26">
      <w:pPr>
        <w:pStyle w:val="Heading1"/>
        <w:ind w:left="355"/>
        <w:rPr>
          <w:spacing w:val="-2"/>
        </w:rPr>
      </w:pPr>
    </w:p>
    <w:p w:rsidR="00C77E26" w:rsidRDefault="00C77E26" w:rsidP="00C77E26">
      <w:pPr>
        <w:pStyle w:val="Heading1"/>
        <w:ind w:left="355"/>
        <w:rPr>
          <w:spacing w:val="-2"/>
        </w:rPr>
      </w:pPr>
    </w:p>
    <w:p w:rsidR="00C77E26" w:rsidRDefault="00C77E26" w:rsidP="00C77E26">
      <w:pPr>
        <w:pStyle w:val="Heading1"/>
        <w:ind w:left="355"/>
        <w:rPr>
          <w:spacing w:val="-2"/>
        </w:rPr>
      </w:pPr>
    </w:p>
    <w:p w:rsidR="00C77E26" w:rsidRDefault="00C77E26" w:rsidP="00C77E26">
      <w:pPr>
        <w:pStyle w:val="Heading1"/>
        <w:ind w:left="355"/>
        <w:rPr>
          <w:spacing w:val="-2"/>
        </w:rPr>
      </w:pPr>
    </w:p>
    <w:p w:rsidR="00C77E26" w:rsidRDefault="00C77E26" w:rsidP="00C77E26">
      <w:pPr>
        <w:pStyle w:val="Heading1"/>
        <w:ind w:left="355"/>
        <w:rPr>
          <w:spacing w:val="-2"/>
        </w:rPr>
      </w:pPr>
    </w:p>
    <w:p w:rsidR="00C77E26" w:rsidRDefault="00C77E26" w:rsidP="00C77E26">
      <w:pPr>
        <w:pStyle w:val="Heading1"/>
        <w:ind w:left="355"/>
        <w:rPr>
          <w:spacing w:val="-2"/>
        </w:rPr>
      </w:pPr>
    </w:p>
    <w:p w:rsidR="00C77E26" w:rsidRDefault="00C77E26" w:rsidP="00C77E26">
      <w:pPr>
        <w:pStyle w:val="Heading1"/>
        <w:ind w:left="355"/>
        <w:rPr>
          <w:spacing w:val="-2"/>
        </w:rPr>
      </w:pPr>
    </w:p>
    <w:p w:rsidR="00C77E26" w:rsidRDefault="00C77E26" w:rsidP="00C77E26">
      <w:pPr>
        <w:pStyle w:val="Heading1"/>
        <w:ind w:left="355"/>
        <w:rPr>
          <w:spacing w:val="-2"/>
        </w:rPr>
      </w:pPr>
    </w:p>
    <w:p w:rsidR="00C77E26" w:rsidRDefault="00C77E26" w:rsidP="00C77E26">
      <w:pPr>
        <w:pStyle w:val="Heading1"/>
        <w:ind w:left="355"/>
        <w:rPr>
          <w:spacing w:val="-2"/>
        </w:rPr>
      </w:pPr>
    </w:p>
    <w:p w:rsidR="00C77E26" w:rsidRDefault="00C77E26" w:rsidP="00C77E26">
      <w:pPr>
        <w:pStyle w:val="Heading1"/>
        <w:ind w:left="355"/>
        <w:rPr>
          <w:spacing w:val="-2"/>
        </w:rPr>
      </w:pPr>
    </w:p>
    <w:p w:rsidR="00C77E26" w:rsidRDefault="00C77E26" w:rsidP="00C77E26">
      <w:pPr>
        <w:pStyle w:val="Heading1"/>
        <w:ind w:left="355"/>
        <w:rPr>
          <w:spacing w:val="-2"/>
        </w:rPr>
      </w:pPr>
    </w:p>
    <w:p w:rsidR="00C77E26" w:rsidRDefault="00C77E26" w:rsidP="00C77E26">
      <w:pPr>
        <w:pStyle w:val="Heading1"/>
        <w:ind w:left="355"/>
        <w:rPr>
          <w:spacing w:val="-2"/>
        </w:rPr>
      </w:pPr>
    </w:p>
    <w:p w:rsidR="00C77E26" w:rsidRDefault="00C77E26" w:rsidP="00C77E26">
      <w:pPr>
        <w:pStyle w:val="Heading1"/>
        <w:ind w:left="355"/>
        <w:rPr>
          <w:spacing w:val="-2"/>
        </w:rPr>
      </w:pPr>
    </w:p>
    <w:p w:rsidR="00C77E26" w:rsidRDefault="00C77E26" w:rsidP="00C77E26">
      <w:pPr>
        <w:pStyle w:val="Heading1"/>
        <w:ind w:left="355"/>
        <w:rPr>
          <w:spacing w:val="-2"/>
        </w:rPr>
      </w:pPr>
    </w:p>
    <w:p w:rsidR="00C77E26" w:rsidRDefault="00C77E26" w:rsidP="00C77E26">
      <w:pPr>
        <w:pStyle w:val="Heading1"/>
        <w:ind w:left="355"/>
        <w:rPr>
          <w:spacing w:val="-2"/>
        </w:rPr>
      </w:pPr>
    </w:p>
    <w:p w:rsidR="00C77E26" w:rsidRDefault="00C77E26" w:rsidP="00C77E26">
      <w:pPr>
        <w:pStyle w:val="Heading1"/>
        <w:ind w:left="355"/>
        <w:rPr>
          <w:spacing w:val="-2"/>
        </w:rPr>
      </w:pPr>
    </w:p>
    <w:p w:rsidR="00C77E26" w:rsidRDefault="00C77E26" w:rsidP="00C77E26">
      <w:pPr>
        <w:pStyle w:val="Heading1"/>
        <w:ind w:left="355"/>
        <w:rPr>
          <w:spacing w:val="-2"/>
        </w:rPr>
      </w:pPr>
    </w:p>
    <w:p w:rsidR="00C77E26" w:rsidRDefault="00C77E26" w:rsidP="00C77E26">
      <w:pPr>
        <w:pStyle w:val="Heading1"/>
        <w:ind w:left="355"/>
        <w:rPr>
          <w:spacing w:val="-2"/>
        </w:rPr>
      </w:pPr>
    </w:p>
    <w:p w:rsidR="00C77E26" w:rsidRDefault="00C77E26" w:rsidP="00C77E26">
      <w:pPr>
        <w:pStyle w:val="Heading1"/>
        <w:ind w:left="355"/>
        <w:rPr>
          <w:spacing w:val="-2"/>
        </w:rPr>
      </w:pPr>
    </w:p>
    <w:p w:rsidR="00C77E26" w:rsidRDefault="00C77E26" w:rsidP="00C77E26">
      <w:pPr>
        <w:pStyle w:val="Heading1"/>
        <w:ind w:left="355"/>
        <w:rPr>
          <w:spacing w:val="-2"/>
        </w:rPr>
      </w:pPr>
    </w:p>
    <w:p w:rsidR="003675B1" w:rsidRDefault="003675B1" w:rsidP="00C77E26">
      <w:pPr>
        <w:pStyle w:val="Heading1"/>
        <w:ind w:left="355"/>
        <w:rPr>
          <w:spacing w:val="-2"/>
        </w:rPr>
      </w:pPr>
    </w:p>
    <w:p w:rsidR="003675B1" w:rsidRDefault="003675B1" w:rsidP="00C77E26">
      <w:pPr>
        <w:pStyle w:val="Heading1"/>
        <w:ind w:left="355"/>
        <w:rPr>
          <w:spacing w:val="-2"/>
        </w:rPr>
      </w:pPr>
    </w:p>
    <w:p w:rsidR="003675B1" w:rsidRDefault="003675B1" w:rsidP="00C77E26">
      <w:pPr>
        <w:pStyle w:val="Heading1"/>
        <w:ind w:left="355"/>
        <w:rPr>
          <w:spacing w:val="-2"/>
        </w:rPr>
      </w:pPr>
    </w:p>
    <w:p w:rsidR="00C77E26" w:rsidRDefault="00C77E26" w:rsidP="00C77E26">
      <w:pPr>
        <w:pStyle w:val="Heading1"/>
        <w:ind w:left="355"/>
        <w:rPr>
          <w:spacing w:val="-2"/>
        </w:rPr>
      </w:pPr>
    </w:p>
    <w:p w:rsidR="00C77E26" w:rsidRDefault="00C77E26" w:rsidP="00C77E26">
      <w:pPr>
        <w:pStyle w:val="Heading1"/>
        <w:ind w:left="355"/>
        <w:rPr>
          <w:spacing w:val="-2"/>
        </w:rPr>
      </w:pPr>
    </w:p>
    <w:p w:rsidR="00C77E26" w:rsidRDefault="00C77E26" w:rsidP="00C77E26">
      <w:pPr>
        <w:pStyle w:val="Heading1"/>
        <w:ind w:left="355"/>
        <w:rPr>
          <w:spacing w:val="-2"/>
        </w:rPr>
      </w:pPr>
    </w:p>
    <w:p w:rsidR="00C77E26" w:rsidRDefault="00C77E26" w:rsidP="00C77E26">
      <w:pPr>
        <w:pStyle w:val="BodyText"/>
        <w:spacing w:line="360" w:lineRule="auto"/>
        <w:ind w:left="360"/>
      </w:pPr>
    </w:p>
    <w:p w:rsidR="00C77E26" w:rsidRDefault="00C77E26" w:rsidP="00C77E26">
      <w:pPr>
        <w:pStyle w:val="BodyText"/>
        <w:spacing w:line="360" w:lineRule="auto"/>
        <w:ind w:left="360"/>
      </w:pPr>
    </w:p>
    <w:p w:rsidR="00C77E26" w:rsidRDefault="003675B1" w:rsidP="00C77E26">
      <w:pPr>
        <w:pStyle w:val="BodyText"/>
        <w:spacing w:line="360" w:lineRule="auto"/>
        <w:ind w:left="360"/>
      </w:pPr>
      <w:r>
        <w:rPr>
          <w:noProof/>
          <w:spacing w:val="-2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AA3FD5" wp14:editId="435FC703">
                <wp:simplePos x="0" y="0"/>
                <wp:positionH relativeFrom="column">
                  <wp:posOffset>3121025</wp:posOffset>
                </wp:positionH>
                <wp:positionV relativeFrom="paragraph">
                  <wp:posOffset>212725</wp:posOffset>
                </wp:positionV>
                <wp:extent cx="397042" cy="252663"/>
                <wp:effectExtent l="0" t="0" r="3175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042" cy="2526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163D3" w:rsidRPr="002F6E91" w:rsidRDefault="00B163D3" w:rsidP="002F6E91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1</w:t>
                            </w:r>
                            <w:ins w:id="165" w:author="Murshida" w:date="2026-10-28T12:26:00Z">
                              <w:r>
                                <w:rPr>
                                  <w:lang w:val="en-IN"/>
                                </w:rPr>
                                <w:t>1</w:t>
                              </w:r>
                            </w:ins>
                            <w:del w:id="166" w:author="Murshida" w:date="2026-10-28T12:26:00Z">
                              <w:r w:rsidDel="002F2D09">
                                <w:rPr>
                                  <w:lang w:val="en-IN"/>
                                </w:rPr>
                                <w:delText>2</w:delText>
                              </w:r>
                            </w:del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A3FD5" id="Text Box 21" o:spid="_x0000_s1037" type="#_x0000_t202" style="position:absolute;left:0;text-align:left;margin-left:245.75pt;margin-top:16.75pt;width:31.25pt;height:19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" fillcolor="white [3201]" stroked="f" strokeweight=".5pt">
                <v:textbox>
                  <w:txbxContent>
                    <w:p w:rsidR="00B163D3" w:rsidRPr="002F6E91" w:rsidRDefault="00B163D3" w:rsidP="002F6E91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1</w:t>
                      </w:r>
                      <w:ins w:id="167" w:author="Murshida" w:date="2026-10-28T12:26:00Z">
                        <w:r>
                          <w:rPr>
                            <w:lang w:val="en-IN"/>
                          </w:rPr>
                          <w:t>1</w:t>
                        </w:r>
                      </w:ins>
                      <w:del w:id="168" w:author="Murshida" w:date="2026-10-28T12:26:00Z">
                        <w:r w:rsidDel="002F2D09">
                          <w:rPr>
                            <w:lang w:val="en-IN"/>
                          </w:rPr>
                          <w:delText>2</w:delText>
                        </w:r>
                      </w:del>
                    </w:p>
                  </w:txbxContent>
                </v:textbox>
              </v:shape>
            </w:pict>
          </mc:Fallback>
        </mc:AlternateContent>
      </w:r>
    </w:p>
    <w:p w:rsidR="00C77E26" w:rsidRDefault="00C77E26" w:rsidP="00C77E26">
      <w:pPr>
        <w:pStyle w:val="BodyText"/>
        <w:spacing w:line="360" w:lineRule="auto"/>
        <w:ind w:left="360"/>
      </w:pPr>
      <w:r>
        <w:lastRenderedPageBreak/>
        <w:t xml:space="preserve">   scanf("%d", &amp;target);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printf("Subsets with sum %d:\n", target);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sumOfSubsets(0, 0);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return 0;</w:t>
      </w:r>
    </w:p>
    <w:p w:rsidR="009B139E" w:rsidRDefault="00C77E26" w:rsidP="00C77E26">
      <w:pPr>
        <w:pStyle w:val="BodyText"/>
        <w:spacing w:line="360" w:lineRule="auto"/>
        <w:ind w:left="360"/>
      </w:pPr>
      <w:r>
        <w:t>}</w:t>
      </w:r>
    </w:p>
    <w:p w:rsidR="009B139E" w:rsidRDefault="009B139E" w:rsidP="009B139E">
      <w:pPr>
        <w:pStyle w:val="BodyText"/>
        <w:spacing w:line="360" w:lineRule="auto"/>
        <w:ind w:left="360"/>
      </w:pPr>
    </w:p>
    <w:p w:rsidR="00CC258A" w:rsidRDefault="00CC258A" w:rsidP="00CC258A">
      <w:pPr>
        <w:pStyle w:val="BodyText"/>
        <w:spacing w:after="240" w:line="357" w:lineRule="auto"/>
        <w:ind w:left="360"/>
        <w:rPr>
          <w:b/>
          <w:sz w:val="28"/>
        </w:rPr>
      </w:pPr>
      <w:r>
        <w:rPr>
          <w:b/>
          <w:sz w:val="28"/>
        </w:rPr>
        <w:t>OUTPUT  :</w:t>
      </w:r>
    </w:p>
    <w:p w:rsidR="00CC258A" w:rsidRDefault="00C77E26" w:rsidP="00CC258A">
      <w:pPr>
        <w:pStyle w:val="BodyText"/>
        <w:spacing w:after="240" w:line="357" w:lineRule="auto"/>
        <w:ind w:left="360"/>
        <w:rPr>
          <w:b/>
          <w:sz w:val="28"/>
        </w:rPr>
      </w:pPr>
      <w:r w:rsidRPr="00C77E26">
        <w:rPr>
          <w:b/>
          <w:noProof/>
          <w:sz w:val="28"/>
          <w:lang w:val="en-IN" w:eastAsia="en-IN"/>
        </w:rPr>
        <w:drawing>
          <wp:inline distT="0" distB="0" distL="0" distR="0" wp14:anchorId="01C9C632" wp14:editId="11532112">
            <wp:extent cx="5017169" cy="92646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26658"/>
                    <a:stretch/>
                  </pic:blipFill>
                  <pic:spPr bwMode="auto">
                    <a:xfrm>
                      <a:off x="0" y="0"/>
                      <a:ext cx="5017169" cy="926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258A" w:rsidRPr="00C94DD3" w:rsidRDefault="00CC258A" w:rsidP="00CC258A">
      <w:pPr>
        <w:pStyle w:val="BodyText"/>
        <w:spacing w:after="240" w:line="357" w:lineRule="auto"/>
        <w:ind w:left="360"/>
        <w:rPr>
          <w:b/>
          <w:sz w:val="28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3675B1" w:rsidRDefault="003675B1" w:rsidP="00C77E26">
      <w:pPr>
        <w:pStyle w:val="Heading1"/>
        <w:ind w:left="355"/>
        <w:rPr>
          <w:spacing w:val="-2"/>
        </w:rPr>
      </w:pPr>
    </w:p>
    <w:p w:rsidR="003675B1" w:rsidRDefault="003675B1" w:rsidP="00C77E26">
      <w:pPr>
        <w:pStyle w:val="Heading1"/>
        <w:ind w:left="355"/>
        <w:rPr>
          <w:spacing w:val="-2"/>
        </w:rPr>
      </w:pPr>
    </w:p>
    <w:p w:rsidR="003675B1" w:rsidRDefault="003675B1" w:rsidP="00C77E26">
      <w:pPr>
        <w:pStyle w:val="Heading1"/>
        <w:ind w:left="355"/>
        <w:rPr>
          <w:spacing w:val="-2"/>
        </w:rPr>
      </w:pPr>
    </w:p>
    <w:p w:rsidR="003675B1" w:rsidRDefault="003675B1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3675B1" w:rsidRDefault="003675B1" w:rsidP="00C77E26">
      <w:pPr>
        <w:pStyle w:val="Heading1"/>
        <w:ind w:left="355"/>
        <w:rPr>
          <w:spacing w:val="-2"/>
        </w:rPr>
      </w:pPr>
    </w:p>
    <w:p w:rsidR="003675B1" w:rsidRDefault="003675B1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D233BB" w:rsidRDefault="00D233BB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6B445F" w:rsidRDefault="006B445F" w:rsidP="00C77E26">
      <w:pPr>
        <w:pStyle w:val="Heading1"/>
        <w:ind w:left="355"/>
        <w:rPr>
          <w:spacing w:val="-2"/>
        </w:rPr>
      </w:pPr>
    </w:p>
    <w:p w:rsidR="00C77E26" w:rsidRDefault="00C77E26" w:rsidP="00C77E26">
      <w:pPr>
        <w:pStyle w:val="Heading1"/>
        <w:ind w:left="355"/>
        <w:rPr>
          <w:spacing w:val="-2"/>
        </w:rPr>
      </w:pPr>
      <w:r>
        <w:rPr>
          <w:spacing w:val="-2"/>
        </w:rPr>
        <w:t>RESULT :</w:t>
      </w: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D233BB" w:rsidRDefault="00D233BB" w:rsidP="00CC258A">
      <w:pPr>
        <w:spacing w:before="79"/>
        <w:ind w:left="360"/>
        <w:rPr>
          <w:spacing w:val="-2"/>
        </w:rPr>
      </w:pPr>
    </w:p>
    <w:p w:rsidR="00D233BB" w:rsidRDefault="00D233BB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C77E26" w:rsidRDefault="00C77E26" w:rsidP="009B139E">
      <w:pPr>
        <w:pStyle w:val="BodyText"/>
        <w:spacing w:after="240" w:line="357" w:lineRule="auto"/>
        <w:ind w:left="360"/>
        <w:rPr>
          <w:b/>
          <w:sz w:val="28"/>
        </w:rPr>
      </w:pPr>
    </w:p>
    <w:p w:rsidR="00C77E26" w:rsidRDefault="00C77E26" w:rsidP="009B139E">
      <w:pPr>
        <w:pStyle w:val="BodyText"/>
        <w:spacing w:after="240" w:line="357" w:lineRule="auto"/>
        <w:ind w:left="360"/>
        <w:rPr>
          <w:b/>
          <w:sz w:val="28"/>
        </w:rPr>
      </w:pPr>
    </w:p>
    <w:p w:rsidR="00C77E26" w:rsidRDefault="00C77E26" w:rsidP="009B139E">
      <w:pPr>
        <w:pStyle w:val="BodyText"/>
        <w:spacing w:after="240" w:line="357" w:lineRule="auto"/>
        <w:ind w:left="360"/>
        <w:rPr>
          <w:b/>
          <w:sz w:val="28"/>
        </w:rPr>
      </w:pPr>
    </w:p>
    <w:p w:rsidR="00C77E26" w:rsidRDefault="00C77E26" w:rsidP="009B139E">
      <w:pPr>
        <w:pStyle w:val="BodyText"/>
        <w:spacing w:after="240" w:line="357" w:lineRule="auto"/>
        <w:ind w:left="360"/>
        <w:rPr>
          <w:b/>
          <w:sz w:val="28"/>
        </w:rPr>
      </w:pPr>
    </w:p>
    <w:p w:rsidR="00C77E26" w:rsidRDefault="00C77E26" w:rsidP="009B139E">
      <w:pPr>
        <w:pStyle w:val="BodyText"/>
        <w:spacing w:after="240" w:line="357" w:lineRule="auto"/>
        <w:ind w:left="360"/>
        <w:rPr>
          <w:b/>
          <w:sz w:val="28"/>
        </w:rPr>
      </w:pPr>
    </w:p>
    <w:p w:rsidR="00C77E26" w:rsidRDefault="003675B1" w:rsidP="009B139E">
      <w:pPr>
        <w:pStyle w:val="BodyText"/>
        <w:spacing w:after="240" w:line="357" w:lineRule="auto"/>
        <w:ind w:left="360"/>
        <w:rPr>
          <w:b/>
          <w:sz w:val="28"/>
        </w:rPr>
      </w:pPr>
      <w:r>
        <w:rPr>
          <w:noProof/>
          <w:spacing w:val="-2"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AA3FD5" wp14:editId="435FC703">
                <wp:simplePos x="0" y="0"/>
                <wp:positionH relativeFrom="column">
                  <wp:posOffset>3235960</wp:posOffset>
                </wp:positionH>
                <wp:positionV relativeFrom="paragraph">
                  <wp:posOffset>185737</wp:posOffset>
                </wp:positionV>
                <wp:extent cx="396875" cy="252095"/>
                <wp:effectExtent l="0" t="0" r="3175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875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163D3" w:rsidRPr="002F6E91" w:rsidRDefault="00B163D3" w:rsidP="00CF65F1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1</w:t>
                            </w:r>
                            <w:ins w:id="169" w:author="Murshida" w:date="2026-10-28T12:27:00Z">
                              <w:r>
                                <w:rPr>
                                  <w:lang w:val="en-IN"/>
                                </w:rPr>
                                <w:t>2</w:t>
                              </w:r>
                            </w:ins>
                            <w:del w:id="170" w:author="Murshida" w:date="2026-10-28T12:27:00Z">
                              <w:r w:rsidDel="002F2D09">
                                <w:rPr>
                                  <w:lang w:val="en-IN"/>
                                </w:rPr>
                                <w:delText>3</w:delText>
                              </w:r>
                            </w:del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A3FD5" id="Text Box 22" o:spid="_x0000_s1038" type="#_x0000_t202" style="position:absolute;left:0;text-align:left;margin-left:254.8pt;margin-top:14.6pt;width:31.25pt;height:19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" fillcolor="white [3201]" stroked="f" strokeweight=".5pt">
                <v:textbox>
                  <w:txbxContent>
                    <w:p w:rsidR="00B163D3" w:rsidRPr="002F6E91" w:rsidRDefault="00B163D3" w:rsidP="00CF65F1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1</w:t>
                      </w:r>
                      <w:ins w:id="171" w:author="Murshida" w:date="2026-10-28T12:27:00Z">
                        <w:r>
                          <w:rPr>
                            <w:lang w:val="en-IN"/>
                          </w:rPr>
                          <w:t>2</w:t>
                        </w:r>
                      </w:ins>
                      <w:del w:id="172" w:author="Murshida" w:date="2026-10-28T12:27:00Z">
                        <w:r w:rsidDel="002F2D09">
                          <w:rPr>
                            <w:lang w:val="en-IN"/>
                          </w:rPr>
                          <w:delText>3</w:delText>
                        </w:r>
                      </w:del>
                    </w:p>
                  </w:txbxContent>
                </v:textbox>
              </v:shape>
            </w:pict>
          </mc:Fallback>
        </mc:AlternateContent>
      </w:r>
    </w:p>
    <w:p w:rsidR="009B139E" w:rsidRPr="00C94DD3" w:rsidRDefault="009B139E" w:rsidP="009B139E">
      <w:pPr>
        <w:pStyle w:val="BodyText"/>
        <w:spacing w:after="240" w:line="357" w:lineRule="auto"/>
        <w:ind w:left="360"/>
        <w:rPr>
          <w:b/>
          <w:sz w:val="28"/>
        </w:rPr>
      </w:pPr>
      <w:r>
        <w:rPr>
          <w:b/>
          <w:sz w:val="28"/>
        </w:rPr>
        <w:lastRenderedPageBreak/>
        <w:t xml:space="preserve">SOURCE CODE </w:t>
      </w:r>
      <w:r w:rsidRPr="00C94DD3">
        <w:rPr>
          <w:b/>
          <w:sz w:val="28"/>
        </w:rPr>
        <w:t xml:space="preserve">: </w:t>
      </w:r>
    </w:p>
    <w:p w:rsidR="00C77E26" w:rsidRDefault="00C77E26" w:rsidP="00C77E26">
      <w:pPr>
        <w:pStyle w:val="BodyText"/>
        <w:spacing w:line="360" w:lineRule="auto"/>
        <w:ind w:left="360"/>
      </w:pPr>
      <w:r>
        <w:t>#include &lt;stdio.h&gt;</w:t>
      </w:r>
    </w:p>
    <w:p w:rsidR="00C77E26" w:rsidRDefault="00C77E26" w:rsidP="00C77E26">
      <w:pPr>
        <w:pStyle w:val="BodyText"/>
        <w:spacing w:line="360" w:lineRule="auto"/>
        <w:ind w:left="360"/>
      </w:pPr>
      <w:r>
        <w:t>int n, cost[10][10], visited[10];</w:t>
      </w:r>
    </w:p>
    <w:p w:rsidR="00C77E26" w:rsidRDefault="00C77E26" w:rsidP="00C77E26">
      <w:pPr>
        <w:pStyle w:val="BodyText"/>
        <w:spacing w:line="360" w:lineRule="auto"/>
        <w:ind w:left="360"/>
      </w:pPr>
      <w:r>
        <w:t>int path[10], bestPath[10];</w:t>
      </w:r>
    </w:p>
    <w:p w:rsidR="00C77E26" w:rsidRDefault="00C77E26" w:rsidP="00C77E26">
      <w:pPr>
        <w:pStyle w:val="BodyText"/>
        <w:spacing w:line="360" w:lineRule="auto"/>
        <w:ind w:left="360"/>
      </w:pPr>
      <w:r>
        <w:t>int minCost = 999999;</w:t>
      </w:r>
    </w:p>
    <w:p w:rsidR="00C77E26" w:rsidRDefault="00C77E26" w:rsidP="00C77E26">
      <w:pPr>
        <w:pStyle w:val="BodyText"/>
        <w:spacing w:line="360" w:lineRule="auto"/>
        <w:ind w:left="360"/>
      </w:pPr>
      <w:r>
        <w:t>void tsp(int city, int count, int total)</w:t>
      </w:r>
    </w:p>
    <w:p w:rsidR="00C77E26" w:rsidRDefault="00C77E26" w:rsidP="00C77E26">
      <w:pPr>
        <w:pStyle w:val="BodyText"/>
        <w:spacing w:line="360" w:lineRule="auto"/>
        <w:ind w:left="360"/>
      </w:pPr>
      <w:r>
        <w:t>{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int i;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if(count == n)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{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    if(cost[city][0] != 0)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    {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        total += cost[city][0];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        if(total &lt; minCost)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        {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            minCost = total;</w:t>
      </w:r>
    </w:p>
    <w:p w:rsidR="00C77E26" w:rsidRDefault="00C77E26" w:rsidP="001B10E6">
      <w:pPr>
        <w:pStyle w:val="BodyText"/>
        <w:spacing w:line="360" w:lineRule="auto"/>
        <w:ind w:left="360"/>
      </w:pPr>
      <w:r>
        <w:t xml:space="preserve">      </w:t>
      </w:r>
      <w:r w:rsidR="001B10E6">
        <w:t xml:space="preserve">          for(i = 0; i &lt; n; i++)</w:t>
      </w:r>
      <w:r>
        <w:t xml:space="preserve">       bestPath[i] = path[i];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        }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    }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    return;</w:t>
      </w:r>
    </w:p>
    <w:p w:rsidR="00C77E26" w:rsidRDefault="00C77E26" w:rsidP="001B10E6">
      <w:pPr>
        <w:pStyle w:val="BodyText"/>
        <w:spacing w:line="360" w:lineRule="auto"/>
        <w:ind w:left="360"/>
      </w:pPr>
      <w:r>
        <w:t xml:space="preserve">    }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</w:t>
      </w:r>
      <w:r w:rsidR="001B10E6">
        <w:t xml:space="preserve"> </w:t>
      </w:r>
      <w:r>
        <w:t xml:space="preserve">   for(i = 0; i &lt; n; i++)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</w:t>
      </w:r>
      <w:r w:rsidR="001B10E6">
        <w:t xml:space="preserve"> </w:t>
      </w:r>
      <w:r>
        <w:t xml:space="preserve">  {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    if(!visited[i] &amp;&amp; cost[city][i] != 0)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   </w:t>
      </w:r>
      <w:r w:rsidR="001B10E6">
        <w:t xml:space="preserve"> </w:t>
      </w:r>
      <w:r>
        <w:t xml:space="preserve"> {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        if(total + cost[city][i] &lt; minCost)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        {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            visited[i] = 1;</w:t>
      </w:r>
    </w:p>
    <w:p w:rsidR="00C77E26" w:rsidRDefault="00C77E26" w:rsidP="001B10E6">
      <w:pPr>
        <w:pStyle w:val="BodyText"/>
        <w:spacing w:line="360" w:lineRule="auto"/>
        <w:ind w:left="360"/>
      </w:pPr>
      <w:r>
        <w:t xml:space="preserve">                path[count] = i;</w:t>
      </w:r>
    </w:p>
    <w:p w:rsidR="00C77E26" w:rsidRDefault="00C77E26" w:rsidP="001B10E6">
      <w:pPr>
        <w:pStyle w:val="BodyText"/>
        <w:spacing w:line="360" w:lineRule="auto"/>
        <w:ind w:left="360"/>
      </w:pPr>
      <w:r>
        <w:t xml:space="preserve">                tsp(i, count + 1, total + cost[city][i]);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            visited[i] = 0;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        }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  </w:t>
      </w:r>
      <w:r w:rsidR="001B10E6">
        <w:t xml:space="preserve"> </w:t>
      </w:r>
      <w:r>
        <w:t xml:space="preserve">  }</w:t>
      </w:r>
    </w:p>
    <w:p w:rsidR="00C77E26" w:rsidRDefault="001B10E6" w:rsidP="00C77E26">
      <w:pPr>
        <w:pStyle w:val="BodyText"/>
        <w:spacing w:line="360" w:lineRule="auto"/>
        <w:ind w:left="360"/>
      </w:pPr>
      <w:r>
        <w:t xml:space="preserve">    </w:t>
      </w:r>
    </w:p>
    <w:p w:rsidR="003675B1" w:rsidRDefault="003675B1" w:rsidP="00C77E26">
      <w:pPr>
        <w:pStyle w:val="BodyText"/>
        <w:spacing w:line="360" w:lineRule="auto"/>
        <w:ind w:left="360"/>
      </w:pPr>
    </w:p>
    <w:p w:rsidR="003675B1" w:rsidRDefault="003675B1" w:rsidP="00C77E26">
      <w:pPr>
        <w:pStyle w:val="BodyText"/>
        <w:spacing w:line="360" w:lineRule="auto"/>
        <w:ind w:left="360"/>
      </w:pPr>
    </w:p>
    <w:p w:rsidR="001B10E6" w:rsidRDefault="001B10E6" w:rsidP="001B10E6">
      <w:pPr>
        <w:spacing w:before="79"/>
        <w:ind w:left="360"/>
        <w:rPr>
          <w:b/>
          <w:sz w:val="24"/>
        </w:rPr>
      </w:pPr>
      <w:r>
        <w:rPr>
          <w:b/>
          <w:sz w:val="24"/>
        </w:rPr>
        <w:lastRenderedPageBreak/>
        <w:t>Ex. No:</w:t>
      </w:r>
      <w:r>
        <w:rPr>
          <w:b/>
          <w:spacing w:val="-2"/>
          <w:sz w:val="24"/>
        </w:rPr>
        <w:t xml:space="preserve"> 08</w:t>
      </w:r>
    </w:p>
    <w:p w:rsidR="001B10E6" w:rsidRDefault="001B10E6" w:rsidP="001B10E6">
      <w:pPr>
        <w:spacing w:before="204"/>
        <w:ind w:left="360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0</w:t>
      </w:r>
      <w:r>
        <w:rPr>
          <w:b/>
          <w:sz w:val="24"/>
        </w:rPr>
        <w:t>8-09-2026</w:t>
      </w:r>
    </w:p>
    <w:p w:rsidR="00AE436A" w:rsidRDefault="001B10E6" w:rsidP="001B10E6">
      <w:pPr>
        <w:spacing w:before="205"/>
        <w:ind w:left="-284" w:right="-284"/>
        <w:jc w:val="center"/>
        <w:rPr>
          <w:ins w:id="173" w:author="Murshida" w:date="2026-10-28T12:42:00Z"/>
          <w:b/>
          <w:sz w:val="32"/>
          <w:szCs w:val="24"/>
        </w:rPr>
      </w:pPr>
      <w:r>
        <w:rPr>
          <w:b/>
          <w:sz w:val="32"/>
          <w:szCs w:val="24"/>
        </w:rPr>
        <w:t>T</w:t>
      </w:r>
      <w:ins w:id="174" w:author="Murshida" w:date="2026-10-28T12:41:00Z">
        <w:r w:rsidR="00AE436A">
          <w:rPr>
            <w:b/>
            <w:sz w:val="32"/>
            <w:szCs w:val="24"/>
          </w:rPr>
          <w:t>R</w:t>
        </w:r>
      </w:ins>
      <w:ins w:id="175" w:author="Murshida" w:date="2026-10-28T12:42:00Z">
        <w:r w:rsidR="00AE436A">
          <w:rPr>
            <w:b/>
            <w:sz w:val="32"/>
            <w:szCs w:val="24"/>
          </w:rPr>
          <w:t xml:space="preserve">AVELLING </w:t>
        </w:r>
      </w:ins>
      <w:r>
        <w:rPr>
          <w:b/>
          <w:sz w:val="32"/>
          <w:szCs w:val="24"/>
        </w:rPr>
        <w:t>S</w:t>
      </w:r>
      <w:ins w:id="176" w:author="Murshida" w:date="2026-10-28T12:42:00Z">
        <w:r w:rsidR="00AE436A">
          <w:rPr>
            <w:b/>
            <w:sz w:val="32"/>
            <w:szCs w:val="24"/>
          </w:rPr>
          <w:t xml:space="preserve">ALESMAN </w:t>
        </w:r>
      </w:ins>
      <w:r>
        <w:rPr>
          <w:b/>
          <w:sz w:val="32"/>
          <w:szCs w:val="24"/>
        </w:rPr>
        <w:t>P</w:t>
      </w:r>
      <w:ins w:id="177" w:author="Murshida" w:date="2026-10-28T12:42:00Z">
        <w:r w:rsidR="00AE436A">
          <w:rPr>
            <w:b/>
            <w:sz w:val="32"/>
            <w:szCs w:val="24"/>
          </w:rPr>
          <w:t>ROBLEM</w:t>
        </w:r>
      </w:ins>
    </w:p>
    <w:p w:rsidR="001B10E6" w:rsidRPr="00C94DD3" w:rsidRDefault="001B10E6" w:rsidP="001B10E6">
      <w:pPr>
        <w:spacing w:before="205"/>
        <w:ind w:left="-284" w:right="-284"/>
        <w:jc w:val="center"/>
        <w:rPr>
          <w:b/>
          <w:sz w:val="32"/>
          <w:szCs w:val="24"/>
        </w:rPr>
      </w:pPr>
      <w:del w:id="178" w:author="Murshida" w:date="2026-10-28T12:42:00Z">
        <w:r w:rsidDel="00AE436A">
          <w:rPr>
            <w:b/>
            <w:sz w:val="32"/>
            <w:szCs w:val="24"/>
          </w:rPr>
          <w:delText xml:space="preserve"> </w:delText>
        </w:r>
      </w:del>
      <w:r>
        <w:rPr>
          <w:b/>
          <w:sz w:val="32"/>
          <w:szCs w:val="24"/>
        </w:rPr>
        <w:t>USING BRANCH AND BOUND</w:t>
      </w:r>
    </w:p>
    <w:p w:rsidR="001B10E6" w:rsidRDefault="001B10E6" w:rsidP="001B10E6">
      <w:pPr>
        <w:tabs>
          <w:tab w:val="left" w:pos="426"/>
        </w:tabs>
        <w:spacing w:before="205"/>
        <w:ind w:left="363" w:right="3"/>
        <w:jc w:val="center"/>
        <w:rPr>
          <w:b/>
          <w:sz w:val="28"/>
        </w:rPr>
      </w:pPr>
    </w:p>
    <w:p w:rsidR="001B10E6" w:rsidRPr="00C94DD3" w:rsidRDefault="001B10E6" w:rsidP="001B10E6">
      <w:pPr>
        <w:pStyle w:val="BodyText"/>
        <w:spacing w:line="357" w:lineRule="auto"/>
        <w:ind w:left="360"/>
        <w:rPr>
          <w:b/>
          <w:sz w:val="28"/>
        </w:rPr>
      </w:pPr>
      <w:r>
        <w:rPr>
          <w:b/>
          <w:sz w:val="28"/>
        </w:rPr>
        <w:t xml:space="preserve">AIM </w:t>
      </w:r>
      <w:r w:rsidRPr="00C94DD3">
        <w:rPr>
          <w:b/>
          <w:sz w:val="28"/>
        </w:rPr>
        <w:t xml:space="preserve">: </w:t>
      </w:r>
      <w:r w:rsidRPr="00C94DD3">
        <w:rPr>
          <w:b/>
          <w:sz w:val="28"/>
        </w:rPr>
        <w:tab/>
      </w:r>
    </w:p>
    <w:p w:rsidR="001B10E6" w:rsidRDefault="001B10E6" w:rsidP="001B10E6">
      <w:pPr>
        <w:pStyle w:val="BodyText"/>
        <w:spacing w:before="211" w:line="357" w:lineRule="auto"/>
        <w:ind w:left="360"/>
      </w:pPr>
    </w:p>
    <w:p w:rsidR="001B10E6" w:rsidRDefault="001B10E6" w:rsidP="001B10E6">
      <w:pPr>
        <w:pStyle w:val="BodyText"/>
        <w:tabs>
          <w:tab w:val="left" w:pos="864"/>
        </w:tabs>
        <w:spacing w:line="357" w:lineRule="auto"/>
        <w:ind w:left="360"/>
      </w:pPr>
    </w:p>
    <w:p w:rsidR="001B10E6" w:rsidRDefault="001B10E6" w:rsidP="001B10E6">
      <w:pPr>
        <w:pStyle w:val="Heading1"/>
        <w:ind w:left="355"/>
        <w:rPr>
          <w:spacing w:val="-2"/>
        </w:rPr>
      </w:pPr>
      <w:r>
        <w:rPr>
          <w:spacing w:val="-2"/>
        </w:rPr>
        <w:t>ALGORITHM  :</w:t>
      </w:r>
      <w:r w:rsidRPr="00876C09">
        <w:rPr>
          <w:spacing w:val="-2"/>
        </w:rPr>
        <w:t xml:space="preserve"> </w:t>
      </w:r>
    </w:p>
    <w:p w:rsidR="001B10E6" w:rsidRDefault="001B10E6" w:rsidP="001B10E6">
      <w:pPr>
        <w:pStyle w:val="Heading1"/>
        <w:ind w:left="355"/>
        <w:rPr>
          <w:spacing w:val="-2"/>
        </w:rPr>
      </w:pPr>
    </w:p>
    <w:p w:rsidR="001B10E6" w:rsidRDefault="001B10E6" w:rsidP="001B10E6">
      <w:pPr>
        <w:pStyle w:val="Heading1"/>
        <w:ind w:left="355"/>
        <w:rPr>
          <w:spacing w:val="-2"/>
        </w:rPr>
      </w:pPr>
    </w:p>
    <w:p w:rsidR="001B10E6" w:rsidRDefault="001B10E6" w:rsidP="001B10E6">
      <w:pPr>
        <w:pStyle w:val="Heading1"/>
        <w:ind w:left="355"/>
        <w:rPr>
          <w:spacing w:val="-2"/>
        </w:rPr>
      </w:pPr>
    </w:p>
    <w:p w:rsidR="001B10E6" w:rsidRDefault="001B10E6" w:rsidP="001B10E6">
      <w:pPr>
        <w:pStyle w:val="Heading1"/>
        <w:ind w:left="355"/>
        <w:rPr>
          <w:spacing w:val="-2"/>
        </w:rPr>
      </w:pPr>
    </w:p>
    <w:p w:rsidR="001B10E6" w:rsidRDefault="001B10E6" w:rsidP="001B10E6">
      <w:pPr>
        <w:pStyle w:val="Heading1"/>
        <w:ind w:left="355"/>
        <w:rPr>
          <w:spacing w:val="-2"/>
        </w:rPr>
      </w:pPr>
    </w:p>
    <w:p w:rsidR="001B10E6" w:rsidRDefault="001B10E6" w:rsidP="001B10E6">
      <w:pPr>
        <w:pStyle w:val="Heading1"/>
        <w:ind w:left="355"/>
        <w:rPr>
          <w:spacing w:val="-2"/>
        </w:rPr>
      </w:pPr>
    </w:p>
    <w:p w:rsidR="001B10E6" w:rsidRDefault="001B10E6" w:rsidP="001B10E6">
      <w:pPr>
        <w:pStyle w:val="Heading1"/>
        <w:ind w:left="355"/>
        <w:rPr>
          <w:spacing w:val="-2"/>
        </w:rPr>
      </w:pPr>
    </w:p>
    <w:p w:rsidR="001B10E6" w:rsidRDefault="001B10E6" w:rsidP="001B10E6">
      <w:pPr>
        <w:pStyle w:val="Heading1"/>
        <w:ind w:left="355"/>
        <w:rPr>
          <w:spacing w:val="-2"/>
        </w:rPr>
      </w:pPr>
    </w:p>
    <w:p w:rsidR="001B10E6" w:rsidRDefault="001B10E6" w:rsidP="001B10E6">
      <w:pPr>
        <w:pStyle w:val="Heading1"/>
        <w:ind w:left="355"/>
        <w:rPr>
          <w:spacing w:val="-2"/>
        </w:rPr>
      </w:pPr>
    </w:p>
    <w:p w:rsidR="001B10E6" w:rsidRDefault="001B10E6" w:rsidP="001B10E6">
      <w:pPr>
        <w:pStyle w:val="Heading1"/>
        <w:ind w:left="355"/>
        <w:rPr>
          <w:spacing w:val="-2"/>
        </w:rPr>
      </w:pPr>
    </w:p>
    <w:p w:rsidR="001B10E6" w:rsidRDefault="001B10E6" w:rsidP="001B10E6">
      <w:pPr>
        <w:pStyle w:val="Heading1"/>
        <w:ind w:left="355"/>
        <w:rPr>
          <w:spacing w:val="-2"/>
        </w:rPr>
      </w:pPr>
    </w:p>
    <w:p w:rsidR="001B10E6" w:rsidRDefault="001B10E6" w:rsidP="001B10E6">
      <w:pPr>
        <w:pStyle w:val="Heading1"/>
        <w:ind w:left="355"/>
        <w:rPr>
          <w:spacing w:val="-2"/>
        </w:rPr>
      </w:pPr>
    </w:p>
    <w:p w:rsidR="001B10E6" w:rsidRDefault="001B10E6" w:rsidP="001B10E6">
      <w:pPr>
        <w:pStyle w:val="Heading1"/>
        <w:ind w:left="355"/>
        <w:rPr>
          <w:spacing w:val="-2"/>
        </w:rPr>
      </w:pPr>
    </w:p>
    <w:p w:rsidR="001B10E6" w:rsidRDefault="001B10E6" w:rsidP="001B10E6">
      <w:pPr>
        <w:pStyle w:val="Heading1"/>
        <w:ind w:left="355"/>
        <w:rPr>
          <w:spacing w:val="-2"/>
        </w:rPr>
      </w:pPr>
    </w:p>
    <w:p w:rsidR="001B10E6" w:rsidRDefault="001B10E6" w:rsidP="001B10E6">
      <w:pPr>
        <w:pStyle w:val="Heading1"/>
        <w:ind w:left="355"/>
        <w:rPr>
          <w:spacing w:val="-2"/>
        </w:rPr>
      </w:pPr>
    </w:p>
    <w:p w:rsidR="001B10E6" w:rsidRDefault="001B10E6" w:rsidP="001B10E6">
      <w:pPr>
        <w:pStyle w:val="Heading1"/>
        <w:ind w:left="355"/>
        <w:rPr>
          <w:spacing w:val="-2"/>
        </w:rPr>
      </w:pPr>
    </w:p>
    <w:p w:rsidR="001B10E6" w:rsidRDefault="001B10E6" w:rsidP="001B10E6">
      <w:pPr>
        <w:pStyle w:val="Heading1"/>
        <w:ind w:left="355"/>
        <w:rPr>
          <w:spacing w:val="-2"/>
        </w:rPr>
      </w:pPr>
    </w:p>
    <w:p w:rsidR="001B10E6" w:rsidRDefault="001B10E6" w:rsidP="001B10E6">
      <w:pPr>
        <w:pStyle w:val="Heading1"/>
        <w:ind w:left="355"/>
        <w:rPr>
          <w:spacing w:val="-2"/>
        </w:rPr>
      </w:pPr>
    </w:p>
    <w:p w:rsidR="001B10E6" w:rsidRDefault="001B10E6" w:rsidP="001B10E6">
      <w:pPr>
        <w:pStyle w:val="Heading1"/>
        <w:ind w:left="355"/>
        <w:rPr>
          <w:spacing w:val="-2"/>
        </w:rPr>
      </w:pPr>
    </w:p>
    <w:p w:rsidR="001B10E6" w:rsidRDefault="001B10E6" w:rsidP="001B10E6">
      <w:pPr>
        <w:pStyle w:val="Heading1"/>
        <w:ind w:left="355"/>
        <w:rPr>
          <w:spacing w:val="-2"/>
        </w:rPr>
      </w:pPr>
    </w:p>
    <w:p w:rsidR="001B10E6" w:rsidRDefault="001B10E6" w:rsidP="001B10E6">
      <w:pPr>
        <w:pStyle w:val="Heading1"/>
        <w:ind w:left="355"/>
        <w:rPr>
          <w:spacing w:val="-2"/>
        </w:rPr>
      </w:pPr>
    </w:p>
    <w:p w:rsidR="001B10E6" w:rsidRDefault="001B10E6" w:rsidP="001B10E6">
      <w:pPr>
        <w:pStyle w:val="Heading1"/>
        <w:ind w:left="355"/>
        <w:rPr>
          <w:spacing w:val="-2"/>
        </w:rPr>
      </w:pPr>
    </w:p>
    <w:p w:rsidR="003675B1" w:rsidRDefault="003675B1" w:rsidP="001B10E6">
      <w:pPr>
        <w:pStyle w:val="Heading1"/>
        <w:ind w:left="355"/>
        <w:rPr>
          <w:spacing w:val="-2"/>
        </w:rPr>
      </w:pPr>
    </w:p>
    <w:p w:rsidR="003675B1" w:rsidRDefault="003675B1" w:rsidP="001B10E6">
      <w:pPr>
        <w:pStyle w:val="Heading1"/>
        <w:ind w:left="355"/>
        <w:rPr>
          <w:spacing w:val="-2"/>
        </w:rPr>
      </w:pPr>
    </w:p>
    <w:p w:rsidR="003675B1" w:rsidDel="00AE436A" w:rsidRDefault="003675B1" w:rsidP="001B10E6">
      <w:pPr>
        <w:pStyle w:val="Heading1"/>
        <w:ind w:left="355"/>
        <w:rPr>
          <w:del w:id="179" w:author="Murshida" w:date="2026-10-28T12:42:00Z"/>
          <w:spacing w:val="-2"/>
        </w:rPr>
      </w:pPr>
    </w:p>
    <w:p w:rsidR="001B10E6" w:rsidRDefault="001B10E6" w:rsidP="001B10E6">
      <w:pPr>
        <w:pStyle w:val="Heading1"/>
        <w:ind w:left="355"/>
        <w:rPr>
          <w:spacing w:val="-2"/>
        </w:rPr>
      </w:pPr>
    </w:p>
    <w:p w:rsidR="001B10E6" w:rsidRDefault="001B10E6" w:rsidP="001B10E6">
      <w:pPr>
        <w:pStyle w:val="Heading1"/>
        <w:ind w:left="355"/>
        <w:rPr>
          <w:spacing w:val="-2"/>
        </w:rPr>
      </w:pPr>
    </w:p>
    <w:p w:rsidR="001B10E6" w:rsidRDefault="001B10E6" w:rsidP="001B10E6">
      <w:pPr>
        <w:pStyle w:val="BodyText"/>
        <w:spacing w:line="360" w:lineRule="auto"/>
        <w:ind w:left="360"/>
      </w:pPr>
    </w:p>
    <w:p w:rsidR="001B10E6" w:rsidRDefault="001B10E6" w:rsidP="001B10E6">
      <w:pPr>
        <w:pStyle w:val="BodyText"/>
        <w:spacing w:line="360" w:lineRule="auto"/>
        <w:ind w:left="360"/>
      </w:pPr>
    </w:p>
    <w:p w:rsidR="001B10E6" w:rsidRDefault="00CF65F1" w:rsidP="001B10E6">
      <w:pPr>
        <w:pStyle w:val="BodyText"/>
        <w:spacing w:line="360" w:lineRule="auto"/>
        <w:ind w:left="360"/>
      </w:pPr>
      <w:r>
        <w:rPr>
          <w:noProof/>
          <w:spacing w:val="-2"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9AA3FD5" wp14:editId="435FC703">
                <wp:simplePos x="0" y="0"/>
                <wp:positionH relativeFrom="column">
                  <wp:posOffset>3235960</wp:posOffset>
                </wp:positionH>
                <wp:positionV relativeFrom="paragraph">
                  <wp:posOffset>93662</wp:posOffset>
                </wp:positionV>
                <wp:extent cx="397042" cy="252663"/>
                <wp:effectExtent l="0" t="0" r="3175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042" cy="2526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163D3" w:rsidRPr="002F6E91" w:rsidRDefault="00B163D3" w:rsidP="00CF65F1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1</w:t>
                            </w:r>
                            <w:ins w:id="180" w:author="Murshida" w:date="2026-10-28T12:27:00Z">
                              <w:r>
                                <w:rPr>
                                  <w:lang w:val="en-IN"/>
                                </w:rPr>
                                <w:t>3</w:t>
                              </w:r>
                            </w:ins>
                            <w:del w:id="181" w:author="Murshida" w:date="2026-10-28T12:27:00Z">
                              <w:r w:rsidDel="002F2D09">
                                <w:rPr>
                                  <w:lang w:val="en-IN"/>
                                </w:rPr>
                                <w:delText>4</w:delText>
                              </w:r>
                            </w:del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A3FD5" id="Text Box 23" o:spid="_x0000_s1039" type="#_x0000_t202" style="position:absolute;left:0;text-align:left;margin-left:254.8pt;margin-top:7.35pt;width:31.25pt;height:19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" fillcolor="white [3201]" stroked="f" strokeweight=".5pt">
                <v:textbox>
                  <w:txbxContent>
                    <w:p w:rsidR="00B163D3" w:rsidRPr="002F6E91" w:rsidRDefault="00B163D3" w:rsidP="00CF65F1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1</w:t>
                      </w:r>
                      <w:ins w:id="182" w:author="Murshida" w:date="2026-10-28T12:27:00Z">
                        <w:r>
                          <w:rPr>
                            <w:lang w:val="en-IN"/>
                          </w:rPr>
                          <w:t>3</w:t>
                        </w:r>
                      </w:ins>
                      <w:del w:id="183" w:author="Murshida" w:date="2026-10-28T12:27:00Z">
                        <w:r w:rsidDel="002F2D09">
                          <w:rPr>
                            <w:lang w:val="en-IN"/>
                          </w:rPr>
                          <w:delText>4</w:delText>
                        </w:r>
                      </w:del>
                    </w:p>
                  </w:txbxContent>
                </v:textbox>
              </v:shape>
            </w:pict>
          </mc:Fallback>
        </mc:AlternateContent>
      </w:r>
    </w:p>
    <w:p w:rsidR="001B10E6" w:rsidRDefault="001B10E6" w:rsidP="001B10E6">
      <w:pPr>
        <w:pStyle w:val="BodyText"/>
        <w:spacing w:line="360" w:lineRule="auto"/>
        <w:ind w:left="360"/>
      </w:pPr>
      <w:r>
        <w:lastRenderedPageBreak/>
        <w:t xml:space="preserve">  }</w:t>
      </w:r>
    </w:p>
    <w:p w:rsidR="00C77E26" w:rsidRDefault="00C77E26" w:rsidP="001B10E6">
      <w:pPr>
        <w:pStyle w:val="BodyText"/>
        <w:spacing w:line="360" w:lineRule="auto"/>
        <w:ind w:left="360"/>
      </w:pPr>
      <w:r>
        <w:t>}</w:t>
      </w:r>
    </w:p>
    <w:p w:rsidR="00C77E26" w:rsidRDefault="00C77E26" w:rsidP="00C77E26">
      <w:pPr>
        <w:pStyle w:val="BodyText"/>
        <w:spacing w:line="360" w:lineRule="auto"/>
        <w:ind w:left="360"/>
      </w:pPr>
      <w:r>
        <w:t>int main()</w:t>
      </w:r>
    </w:p>
    <w:p w:rsidR="00C77E26" w:rsidRDefault="00C77E26" w:rsidP="00C77E26">
      <w:pPr>
        <w:pStyle w:val="BodyText"/>
        <w:spacing w:line="360" w:lineRule="auto"/>
        <w:ind w:left="360"/>
      </w:pPr>
      <w:r>
        <w:t>{</w:t>
      </w:r>
    </w:p>
    <w:p w:rsidR="00C77E26" w:rsidRDefault="00C77E26" w:rsidP="001B10E6">
      <w:pPr>
        <w:pStyle w:val="BodyText"/>
        <w:spacing w:line="360" w:lineRule="auto"/>
        <w:ind w:left="360"/>
      </w:pPr>
      <w:r>
        <w:t xml:space="preserve">    int i, j;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printf("Enter number of cities: ");</w:t>
      </w:r>
    </w:p>
    <w:p w:rsidR="00C77E26" w:rsidRDefault="00C77E26" w:rsidP="001B10E6">
      <w:pPr>
        <w:pStyle w:val="BodyText"/>
        <w:spacing w:line="360" w:lineRule="auto"/>
        <w:ind w:left="360"/>
      </w:pPr>
      <w:r>
        <w:t xml:space="preserve">    scanf("%d", &amp;n);</w:t>
      </w:r>
    </w:p>
    <w:p w:rsidR="00C77E26" w:rsidRDefault="00C77E26" w:rsidP="001B10E6">
      <w:pPr>
        <w:pStyle w:val="BodyText"/>
        <w:spacing w:line="360" w:lineRule="auto"/>
        <w:ind w:left="360"/>
      </w:pPr>
      <w:r>
        <w:t xml:space="preserve">    printf("Enter cost matrix (0 for no path):\n");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for(i = 0; i &lt; n; i++)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    for(j = 0; j &lt; n; j++)</w:t>
      </w:r>
    </w:p>
    <w:p w:rsidR="00C77E26" w:rsidRDefault="00C77E26" w:rsidP="001B10E6">
      <w:pPr>
        <w:pStyle w:val="BodyText"/>
        <w:spacing w:line="360" w:lineRule="auto"/>
        <w:ind w:left="360"/>
      </w:pPr>
      <w:r>
        <w:t xml:space="preserve">            scanf("%d", &amp;cost[i][j]);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visited[0] = 1;</w:t>
      </w:r>
    </w:p>
    <w:p w:rsidR="00C77E26" w:rsidRDefault="00C77E26" w:rsidP="001B10E6">
      <w:pPr>
        <w:pStyle w:val="BodyText"/>
        <w:spacing w:line="360" w:lineRule="auto"/>
        <w:ind w:left="360"/>
      </w:pPr>
      <w:r>
        <w:t xml:space="preserve">    path[0] = 0;</w:t>
      </w:r>
    </w:p>
    <w:p w:rsidR="00C77E26" w:rsidRDefault="00C77E26" w:rsidP="001B10E6">
      <w:pPr>
        <w:pStyle w:val="BodyText"/>
        <w:spacing w:line="360" w:lineRule="auto"/>
        <w:ind w:left="360"/>
      </w:pPr>
      <w:r>
        <w:t xml:space="preserve">    tsp(0, 1, 0);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if(minCost == 999999)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    printf("No valid tour exists.\n");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else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{</w:t>
      </w:r>
    </w:p>
    <w:p w:rsidR="00C77E26" w:rsidRDefault="00C77E26" w:rsidP="001B10E6">
      <w:pPr>
        <w:pStyle w:val="BodyText"/>
        <w:spacing w:line="360" w:lineRule="auto"/>
        <w:ind w:left="360"/>
      </w:pPr>
      <w:r>
        <w:t xml:space="preserve">        printf("Optimal tour: ");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    for(i = 0; i &lt; n; i++)</w:t>
      </w:r>
    </w:p>
    <w:p w:rsidR="00C77E26" w:rsidRDefault="00C77E26" w:rsidP="001B10E6">
      <w:pPr>
        <w:pStyle w:val="BodyText"/>
        <w:spacing w:line="360" w:lineRule="auto"/>
        <w:ind w:left="360"/>
      </w:pPr>
      <w:r>
        <w:t xml:space="preserve">            printf("%d -&gt; ", bestPath[i]);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    printf("0\n");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    printf("Minimum cost = %d\n", minCost);</w:t>
      </w:r>
    </w:p>
    <w:p w:rsidR="00C77E26" w:rsidRDefault="00C77E26" w:rsidP="001B10E6">
      <w:pPr>
        <w:pStyle w:val="BodyText"/>
        <w:spacing w:line="360" w:lineRule="auto"/>
        <w:ind w:left="360"/>
      </w:pPr>
      <w:r>
        <w:t xml:space="preserve">    }</w:t>
      </w:r>
    </w:p>
    <w:p w:rsidR="00C77E26" w:rsidRDefault="00C77E26" w:rsidP="00C77E26">
      <w:pPr>
        <w:pStyle w:val="BodyText"/>
        <w:spacing w:line="360" w:lineRule="auto"/>
        <w:ind w:left="360"/>
      </w:pPr>
      <w:r>
        <w:t xml:space="preserve">    return 0;</w:t>
      </w:r>
    </w:p>
    <w:p w:rsidR="009B139E" w:rsidRDefault="00C77E26" w:rsidP="00C77E26">
      <w:pPr>
        <w:pStyle w:val="BodyText"/>
        <w:spacing w:line="360" w:lineRule="auto"/>
        <w:ind w:left="360"/>
      </w:pPr>
      <w:r>
        <w:t>}</w:t>
      </w:r>
    </w:p>
    <w:p w:rsidR="009B139E" w:rsidRDefault="009B139E" w:rsidP="009B139E">
      <w:pPr>
        <w:pStyle w:val="BodyText"/>
        <w:spacing w:line="360" w:lineRule="auto"/>
        <w:ind w:left="360"/>
      </w:pPr>
    </w:p>
    <w:p w:rsidR="00CC258A" w:rsidRDefault="00CC258A" w:rsidP="00CC258A">
      <w:pPr>
        <w:pStyle w:val="BodyText"/>
        <w:spacing w:after="240" w:line="357" w:lineRule="auto"/>
        <w:ind w:left="360"/>
        <w:rPr>
          <w:b/>
          <w:sz w:val="28"/>
        </w:rPr>
      </w:pPr>
      <w:r>
        <w:rPr>
          <w:b/>
          <w:sz w:val="28"/>
        </w:rPr>
        <w:t>OUTPUT  :</w:t>
      </w:r>
    </w:p>
    <w:p w:rsidR="00CC258A" w:rsidRDefault="001B10E6" w:rsidP="00CC258A">
      <w:pPr>
        <w:pStyle w:val="BodyText"/>
        <w:spacing w:after="240" w:line="357" w:lineRule="auto"/>
        <w:ind w:left="360"/>
        <w:rPr>
          <w:b/>
          <w:sz w:val="28"/>
        </w:rPr>
      </w:pPr>
      <w:r w:rsidRPr="001B10E6">
        <w:rPr>
          <w:b/>
          <w:noProof/>
          <w:sz w:val="28"/>
          <w:lang w:val="en-IN" w:eastAsia="en-IN"/>
        </w:rPr>
        <w:drawing>
          <wp:inline distT="0" distB="0" distL="0" distR="0" wp14:anchorId="7F51A407" wp14:editId="705E05ED">
            <wp:extent cx="4932948" cy="106680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27890"/>
                    <a:stretch/>
                  </pic:blipFill>
                  <pic:spPr bwMode="auto">
                    <a:xfrm>
                      <a:off x="0" y="0"/>
                      <a:ext cx="4932948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258A" w:rsidRPr="00C94DD3" w:rsidRDefault="00CC258A" w:rsidP="00CC258A">
      <w:pPr>
        <w:pStyle w:val="BodyText"/>
        <w:spacing w:after="240" w:line="357" w:lineRule="auto"/>
        <w:ind w:left="360"/>
        <w:rPr>
          <w:b/>
          <w:sz w:val="28"/>
        </w:rPr>
      </w:pPr>
    </w:p>
    <w:p w:rsidR="006B445F" w:rsidRDefault="006B445F" w:rsidP="001B10E6">
      <w:pPr>
        <w:pStyle w:val="BodyText"/>
        <w:spacing w:after="240" w:line="357" w:lineRule="auto"/>
        <w:ind w:left="360"/>
        <w:rPr>
          <w:b/>
          <w:sz w:val="28"/>
        </w:rPr>
      </w:pPr>
    </w:p>
    <w:p w:rsidR="006B445F" w:rsidRDefault="006B445F" w:rsidP="001B10E6">
      <w:pPr>
        <w:pStyle w:val="BodyText"/>
        <w:spacing w:after="240" w:line="357" w:lineRule="auto"/>
        <w:ind w:left="360"/>
        <w:rPr>
          <w:b/>
          <w:sz w:val="28"/>
        </w:rPr>
      </w:pPr>
    </w:p>
    <w:p w:rsidR="006B445F" w:rsidRDefault="006B445F" w:rsidP="001B10E6">
      <w:pPr>
        <w:pStyle w:val="BodyText"/>
        <w:spacing w:after="240" w:line="357" w:lineRule="auto"/>
        <w:ind w:left="360"/>
        <w:rPr>
          <w:b/>
          <w:sz w:val="28"/>
        </w:rPr>
      </w:pPr>
    </w:p>
    <w:p w:rsidR="006B445F" w:rsidRDefault="006B445F" w:rsidP="001B10E6">
      <w:pPr>
        <w:pStyle w:val="BodyText"/>
        <w:spacing w:after="240" w:line="357" w:lineRule="auto"/>
        <w:ind w:left="360"/>
        <w:rPr>
          <w:b/>
          <w:sz w:val="28"/>
        </w:rPr>
      </w:pPr>
    </w:p>
    <w:p w:rsidR="006B445F" w:rsidRDefault="006B445F" w:rsidP="001B10E6">
      <w:pPr>
        <w:pStyle w:val="BodyText"/>
        <w:spacing w:after="240" w:line="357" w:lineRule="auto"/>
        <w:ind w:left="360"/>
        <w:rPr>
          <w:b/>
          <w:sz w:val="28"/>
        </w:rPr>
      </w:pPr>
    </w:p>
    <w:p w:rsidR="006B445F" w:rsidRDefault="006B445F" w:rsidP="001B10E6">
      <w:pPr>
        <w:pStyle w:val="BodyText"/>
        <w:spacing w:after="240" w:line="357" w:lineRule="auto"/>
        <w:ind w:left="360"/>
        <w:rPr>
          <w:b/>
          <w:sz w:val="28"/>
        </w:rPr>
      </w:pPr>
    </w:p>
    <w:p w:rsidR="006B445F" w:rsidRDefault="006B445F" w:rsidP="001B10E6">
      <w:pPr>
        <w:pStyle w:val="BodyText"/>
        <w:spacing w:after="240" w:line="357" w:lineRule="auto"/>
        <w:ind w:left="360"/>
        <w:rPr>
          <w:b/>
          <w:sz w:val="28"/>
        </w:rPr>
      </w:pPr>
    </w:p>
    <w:p w:rsidR="006B445F" w:rsidRDefault="006B445F" w:rsidP="001B10E6">
      <w:pPr>
        <w:pStyle w:val="BodyText"/>
        <w:spacing w:after="240" w:line="357" w:lineRule="auto"/>
        <w:ind w:left="360"/>
        <w:rPr>
          <w:b/>
          <w:sz w:val="28"/>
        </w:rPr>
      </w:pPr>
    </w:p>
    <w:p w:rsidR="006B445F" w:rsidRDefault="006B445F" w:rsidP="001B10E6">
      <w:pPr>
        <w:pStyle w:val="BodyText"/>
        <w:spacing w:after="240" w:line="357" w:lineRule="auto"/>
        <w:ind w:left="360"/>
        <w:rPr>
          <w:b/>
          <w:sz w:val="28"/>
        </w:rPr>
      </w:pPr>
    </w:p>
    <w:p w:rsidR="006B445F" w:rsidRDefault="006B445F" w:rsidP="001B10E6">
      <w:pPr>
        <w:pStyle w:val="BodyText"/>
        <w:spacing w:after="240" w:line="357" w:lineRule="auto"/>
        <w:ind w:left="360"/>
        <w:rPr>
          <w:b/>
          <w:sz w:val="28"/>
        </w:rPr>
      </w:pPr>
    </w:p>
    <w:p w:rsidR="006B445F" w:rsidRDefault="006B445F" w:rsidP="001B10E6">
      <w:pPr>
        <w:pStyle w:val="BodyText"/>
        <w:spacing w:after="240" w:line="357" w:lineRule="auto"/>
        <w:ind w:left="360"/>
        <w:rPr>
          <w:b/>
          <w:sz w:val="28"/>
        </w:rPr>
      </w:pPr>
    </w:p>
    <w:p w:rsidR="006B445F" w:rsidRDefault="006B445F" w:rsidP="001B10E6">
      <w:pPr>
        <w:pStyle w:val="BodyText"/>
        <w:spacing w:after="240" w:line="357" w:lineRule="auto"/>
        <w:ind w:left="360"/>
        <w:rPr>
          <w:b/>
          <w:sz w:val="28"/>
        </w:rPr>
      </w:pPr>
    </w:p>
    <w:p w:rsidR="006B445F" w:rsidRDefault="006B445F" w:rsidP="001B10E6">
      <w:pPr>
        <w:pStyle w:val="BodyText"/>
        <w:spacing w:after="240" w:line="357" w:lineRule="auto"/>
        <w:ind w:left="360"/>
        <w:rPr>
          <w:b/>
          <w:sz w:val="28"/>
        </w:rPr>
      </w:pPr>
    </w:p>
    <w:p w:rsidR="006B445F" w:rsidRDefault="006B445F" w:rsidP="001B10E6">
      <w:pPr>
        <w:pStyle w:val="BodyText"/>
        <w:spacing w:after="240" w:line="357" w:lineRule="auto"/>
        <w:ind w:left="360"/>
        <w:rPr>
          <w:b/>
          <w:sz w:val="28"/>
        </w:rPr>
      </w:pPr>
    </w:p>
    <w:p w:rsidR="006B445F" w:rsidRDefault="006B445F" w:rsidP="001B10E6">
      <w:pPr>
        <w:pStyle w:val="BodyText"/>
        <w:spacing w:after="240" w:line="357" w:lineRule="auto"/>
        <w:ind w:left="360"/>
        <w:rPr>
          <w:b/>
          <w:sz w:val="28"/>
        </w:rPr>
      </w:pPr>
    </w:p>
    <w:p w:rsidR="006B445F" w:rsidRDefault="006B445F" w:rsidP="001B10E6">
      <w:pPr>
        <w:pStyle w:val="BodyText"/>
        <w:spacing w:after="240" w:line="357" w:lineRule="auto"/>
        <w:ind w:left="360"/>
        <w:rPr>
          <w:b/>
          <w:sz w:val="28"/>
        </w:rPr>
      </w:pPr>
    </w:p>
    <w:p w:rsidR="006B445F" w:rsidRDefault="006B445F" w:rsidP="001B10E6">
      <w:pPr>
        <w:pStyle w:val="BodyText"/>
        <w:spacing w:after="240" w:line="357" w:lineRule="auto"/>
        <w:ind w:left="360"/>
        <w:rPr>
          <w:b/>
          <w:sz w:val="28"/>
        </w:rPr>
      </w:pPr>
    </w:p>
    <w:p w:rsidR="003675B1" w:rsidRDefault="003675B1" w:rsidP="001B10E6">
      <w:pPr>
        <w:pStyle w:val="BodyText"/>
        <w:spacing w:after="240" w:line="357" w:lineRule="auto"/>
        <w:ind w:left="360"/>
        <w:rPr>
          <w:b/>
          <w:sz w:val="28"/>
        </w:rPr>
      </w:pPr>
    </w:p>
    <w:p w:rsidR="003675B1" w:rsidRDefault="003675B1" w:rsidP="001B10E6">
      <w:pPr>
        <w:pStyle w:val="BodyText"/>
        <w:spacing w:after="240" w:line="357" w:lineRule="auto"/>
        <w:ind w:left="360"/>
        <w:rPr>
          <w:b/>
          <w:sz w:val="28"/>
        </w:rPr>
      </w:pPr>
    </w:p>
    <w:p w:rsidR="006B445F" w:rsidRDefault="006B445F" w:rsidP="001B10E6">
      <w:pPr>
        <w:pStyle w:val="BodyText"/>
        <w:spacing w:after="240" w:line="357" w:lineRule="auto"/>
        <w:ind w:left="360"/>
        <w:rPr>
          <w:b/>
          <w:sz w:val="28"/>
        </w:rPr>
      </w:pPr>
    </w:p>
    <w:p w:rsidR="00CC258A" w:rsidRPr="001B10E6" w:rsidRDefault="001B10E6" w:rsidP="001B10E6">
      <w:pPr>
        <w:pStyle w:val="BodyText"/>
        <w:spacing w:after="240" w:line="357" w:lineRule="auto"/>
        <w:ind w:left="360"/>
        <w:rPr>
          <w:b/>
          <w:sz w:val="28"/>
        </w:rPr>
      </w:pPr>
      <w:r w:rsidRPr="001B10E6">
        <w:rPr>
          <w:b/>
          <w:sz w:val="28"/>
        </w:rPr>
        <w:t>RESULT  :</w:t>
      </w:r>
    </w:p>
    <w:p w:rsidR="00CC258A" w:rsidRDefault="00CC258A" w:rsidP="00CC258A">
      <w:pPr>
        <w:spacing w:before="79"/>
        <w:ind w:left="360"/>
        <w:rPr>
          <w:spacing w:val="-2"/>
        </w:rPr>
      </w:pPr>
    </w:p>
    <w:p w:rsidR="009B139E" w:rsidRPr="009B139E" w:rsidRDefault="00CF65F1" w:rsidP="009B139E">
      <w:pPr>
        <w:pStyle w:val="BodyText"/>
        <w:spacing w:line="360" w:lineRule="auto"/>
        <w:ind w:left="360"/>
      </w:pPr>
      <w:r>
        <w:rPr>
          <w:noProof/>
          <w:spacing w:val="-2"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AA3FD5" wp14:editId="435FC703">
                <wp:simplePos x="0" y="0"/>
                <wp:positionH relativeFrom="column">
                  <wp:posOffset>3235960</wp:posOffset>
                </wp:positionH>
                <wp:positionV relativeFrom="paragraph">
                  <wp:posOffset>357188</wp:posOffset>
                </wp:positionV>
                <wp:extent cx="397042" cy="252663"/>
                <wp:effectExtent l="0" t="0" r="3175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042" cy="2526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163D3" w:rsidRPr="002F6E91" w:rsidRDefault="00B163D3" w:rsidP="00CF65F1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1</w:t>
                            </w:r>
                            <w:ins w:id="184" w:author="Murshida" w:date="2026-10-28T12:27:00Z">
                              <w:r>
                                <w:rPr>
                                  <w:lang w:val="en-IN"/>
                                </w:rPr>
                                <w:t>4</w:t>
                              </w:r>
                            </w:ins>
                            <w:del w:id="185" w:author="Murshida" w:date="2026-10-28T12:27:00Z">
                              <w:r w:rsidDel="00B163D3">
                                <w:rPr>
                                  <w:lang w:val="en-IN"/>
                                </w:rPr>
                                <w:delText>5</w:delText>
                              </w:r>
                            </w:del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A3FD5" id="Text Box 25" o:spid="_x0000_s1040" type="#_x0000_t202" style="position:absolute;left:0;text-align:left;margin-left:254.8pt;margin-top:28.15pt;width:31.25pt;height:19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" fillcolor="white [3201]" stroked="f" strokeweight=".5pt">
                <v:textbox>
                  <w:txbxContent>
                    <w:p w:rsidR="00B163D3" w:rsidRPr="002F6E91" w:rsidRDefault="00B163D3" w:rsidP="00CF65F1">
                      <w:pPr>
                        <w:jc w:val="center"/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1</w:t>
                      </w:r>
                      <w:ins w:id="186" w:author="Murshida" w:date="2026-10-28T12:27:00Z">
                        <w:r>
                          <w:rPr>
                            <w:lang w:val="en-IN"/>
                          </w:rPr>
                          <w:t>4</w:t>
                        </w:r>
                      </w:ins>
                      <w:del w:id="187" w:author="Murshida" w:date="2026-10-28T12:27:00Z">
                        <w:r w:rsidDel="00B163D3">
                          <w:rPr>
                            <w:lang w:val="en-IN"/>
                          </w:rPr>
                          <w:delText>5</w:delText>
                        </w:r>
                      </w:del>
                    </w:p>
                  </w:txbxContent>
                </v:textbox>
              </v:shape>
            </w:pict>
          </mc:Fallback>
        </mc:AlternateContent>
      </w:r>
    </w:p>
    <w:sectPr w:rsidR="009B139E" w:rsidRPr="009B139E" w:rsidSect="006E7E43">
      <w:pgSz w:w="11906" w:h="16838" w:code="9"/>
      <w:pgMar w:top="1134" w:right="758" w:bottom="280" w:left="709" w:header="720" w:footer="113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3097" w:rsidRDefault="00EC3097" w:rsidP="00367F48">
      <w:r>
        <w:separator/>
      </w:r>
    </w:p>
  </w:endnote>
  <w:endnote w:type="continuationSeparator" w:id="0">
    <w:p w:rsidR="00EC3097" w:rsidRDefault="00EC3097" w:rsidP="00367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3097" w:rsidRDefault="00EC3097" w:rsidP="00367F48">
      <w:r>
        <w:separator/>
      </w:r>
    </w:p>
  </w:footnote>
  <w:footnote w:type="continuationSeparator" w:id="0">
    <w:p w:rsidR="00EC3097" w:rsidRDefault="00EC3097" w:rsidP="00367F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3365B"/>
    <w:multiLevelType w:val="hybridMultilevel"/>
    <w:tmpl w:val="3BA0ED5C"/>
    <w:lvl w:ilvl="0" w:tplc="625E5062">
      <w:numFmt w:val="bullet"/>
      <w:lvlText w:val="-"/>
      <w:lvlJc w:val="left"/>
      <w:pPr>
        <w:ind w:left="1425" w:hanging="360"/>
      </w:pPr>
      <w:rPr>
        <w:rFonts w:ascii="Times New Roman" w:eastAsia="Times New Roman" w:hAnsi="Times New Roman" w:cs="Times New Roman" w:hint="default"/>
        <w:b/>
        <w:sz w:val="28"/>
      </w:rPr>
    </w:lvl>
    <w:lvl w:ilvl="1" w:tplc="40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4705C37"/>
    <w:multiLevelType w:val="hybridMultilevel"/>
    <w:tmpl w:val="C304209C"/>
    <w:lvl w:ilvl="0" w:tplc="48E620DC">
      <w:start w:val="1"/>
      <w:numFmt w:val="lowerLetter"/>
      <w:lvlText w:val="%1."/>
      <w:lvlJc w:val="left"/>
      <w:pPr>
        <w:ind w:left="1306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032891C">
      <w:numFmt w:val="bullet"/>
      <w:lvlText w:val="•"/>
      <w:lvlJc w:val="left"/>
      <w:pPr>
        <w:ind w:left="2142" w:hanging="226"/>
      </w:pPr>
      <w:rPr>
        <w:rFonts w:hint="default"/>
        <w:lang w:val="en-US" w:eastAsia="en-US" w:bidi="ar-SA"/>
      </w:rPr>
    </w:lvl>
    <w:lvl w:ilvl="2" w:tplc="628878C8">
      <w:numFmt w:val="bullet"/>
      <w:lvlText w:val="•"/>
      <w:lvlJc w:val="left"/>
      <w:pPr>
        <w:ind w:left="2984" w:hanging="226"/>
      </w:pPr>
      <w:rPr>
        <w:rFonts w:hint="default"/>
        <w:lang w:val="en-US" w:eastAsia="en-US" w:bidi="ar-SA"/>
      </w:rPr>
    </w:lvl>
    <w:lvl w:ilvl="3" w:tplc="0BC26898">
      <w:numFmt w:val="bullet"/>
      <w:lvlText w:val="•"/>
      <w:lvlJc w:val="left"/>
      <w:pPr>
        <w:ind w:left="3826" w:hanging="226"/>
      </w:pPr>
      <w:rPr>
        <w:rFonts w:hint="default"/>
        <w:lang w:val="en-US" w:eastAsia="en-US" w:bidi="ar-SA"/>
      </w:rPr>
    </w:lvl>
    <w:lvl w:ilvl="4" w:tplc="F59AD89E">
      <w:numFmt w:val="bullet"/>
      <w:lvlText w:val="•"/>
      <w:lvlJc w:val="left"/>
      <w:pPr>
        <w:ind w:left="4668" w:hanging="226"/>
      </w:pPr>
      <w:rPr>
        <w:rFonts w:hint="default"/>
        <w:lang w:val="en-US" w:eastAsia="en-US" w:bidi="ar-SA"/>
      </w:rPr>
    </w:lvl>
    <w:lvl w:ilvl="5" w:tplc="BD781608">
      <w:numFmt w:val="bullet"/>
      <w:lvlText w:val="•"/>
      <w:lvlJc w:val="left"/>
      <w:pPr>
        <w:ind w:left="5510" w:hanging="226"/>
      </w:pPr>
      <w:rPr>
        <w:rFonts w:hint="default"/>
        <w:lang w:val="en-US" w:eastAsia="en-US" w:bidi="ar-SA"/>
      </w:rPr>
    </w:lvl>
    <w:lvl w:ilvl="6" w:tplc="7DCC6448">
      <w:numFmt w:val="bullet"/>
      <w:lvlText w:val="•"/>
      <w:lvlJc w:val="left"/>
      <w:pPr>
        <w:ind w:left="6352" w:hanging="226"/>
      </w:pPr>
      <w:rPr>
        <w:rFonts w:hint="default"/>
        <w:lang w:val="en-US" w:eastAsia="en-US" w:bidi="ar-SA"/>
      </w:rPr>
    </w:lvl>
    <w:lvl w:ilvl="7" w:tplc="9646A828">
      <w:numFmt w:val="bullet"/>
      <w:lvlText w:val="•"/>
      <w:lvlJc w:val="left"/>
      <w:pPr>
        <w:ind w:left="7194" w:hanging="226"/>
      </w:pPr>
      <w:rPr>
        <w:rFonts w:hint="default"/>
        <w:lang w:val="en-US" w:eastAsia="en-US" w:bidi="ar-SA"/>
      </w:rPr>
    </w:lvl>
    <w:lvl w:ilvl="8" w:tplc="95880CE8">
      <w:numFmt w:val="bullet"/>
      <w:lvlText w:val="•"/>
      <w:lvlJc w:val="left"/>
      <w:pPr>
        <w:ind w:left="8036" w:hanging="226"/>
      </w:pPr>
      <w:rPr>
        <w:rFonts w:hint="default"/>
        <w:lang w:val="en-US" w:eastAsia="en-US" w:bidi="ar-SA"/>
      </w:rPr>
    </w:lvl>
  </w:abstractNum>
  <w:abstractNum w:abstractNumId="2" w15:restartNumberingAfterBreak="0">
    <w:nsid w:val="0607701A"/>
    <w:multiLevelType w:val="hybridMultilevel"/>
    <w:tmpl w:val="B4ACCA28"/>
    <w:lvl w:ilvl="0" w:tplc="E196E4A6">
      <w:start w:val="1"/>
      <w:numFmt w:val="decimal"/>
      <w:lvlText w:val="%1."/>
      <w:lvlJc w:val="left"/>
      <w:pPr>
        <w:ind w:left="10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2C824AE">
      <w:start w:val="1"/>
      <w:numFmt w:val="lowerLetter"/>
      <w:lvlText w:val="%2."/>
      <w:lvlJc w:val="left"/>
      <w:pPr>
        <w:ind w:left="172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89A03428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3" w:tplc="50623FD8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 w:tplc="93C0D87A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50B0F280">
      <w:numFmt w:val="bullet"/>
      <w:lvlText w:val="•"/>
      <w:lvlJc w:val="left"/>
      <w:pPr>
        <w:ind w:left="5275" w:hanging="360"/>
      </w:pPr>
      <w:rPr>
        <w:rFonts w:hint="default"/>
        <w:lang w:val="en-US" w:eastAsia="en-US" w:bidi="ar-SA"/>
      </w:rPr>
    </w:lvl>
    <w:lvl w:ilvl="6" w:tplc="B7944CF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01009726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ar-SA"/>
      </w:rPr>
    </w:lvl>
    <w:lvl w:ilvl="8" w:tplc="F5820B3C">
      <w:numFmt w:val="bullet"/>
      <w:lvlText w:val="•"/>
      <w:lvlJc w:val="left"/>
      <w:pPr>
        <w:ind w:left="794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6F6099F"/>
    <w:multiLevelType w:val="hybridMultilevel"/>
    <w:tmpl w:val="804EB81C"/>
    <w:lvl w:ilvl="0" w:tplc="8B8E522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4C4761C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83C215A0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06126278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10B8AFE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91A284B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09E95B8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2C96C88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AB7421FC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A2653ED"/>
    <w:multiLevelType w:val="hybridMultilevel"/>
    <w:tmpl w:val="FC167412"/>
    <w:lvl w:ilvl="0" w:tplc="53BE03E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B86D9C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3CEDE2C">
      <w:start w:val="1"/>
      <w:numFmt w:val="decimal"/>
      <w:lvlText w:val="%3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E40D7CE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8A4880D8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6714D0C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113C7482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3906275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D43C9AAA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B1E0EA2"/>
    <w:multiLevelType w:val="hybridMultilevel"/>
    <w:tmpl w:val="14FEAEC4"/>
    <w:lvl w:ilvl="0" w:tplc="42B69242">
      <w:start w:val="1"/>
      <w:numFmt w:val="lowerLetter"/>
      <w:lvlText w:val="%1."/>
      <w:lvlJc w:val="left"/>
      <w:pPr>
        <w:ind w:left="1570" w:hanging="16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2"/>
        <w:szCs w:val="22"/>
        <w:lang w:val="en-US" w:eastAsia="en-US" w:bidi="ar-SA"/>
      </w:rPr>
    </w:lvl>
    <w:lvl w:ilvl="1" w:tplc="79F89EB8">
      <w:numFmt w:val="bullet"/>
      <w:lvlText w:val="•"/>
      <w:lvlJc w:val="left"/>
      <w:pPr>
        <w:ind w:left="1888" w:hanging="167"/>
      </w:pPr>
      <w:rPr>
        <w:rFonts w:hint="default"/>
        <w:lang w:val="en-US" w:eastAsia="en-US" w:bidi="ar-SA"/>
      </w:rPr>
    </w:lvl>
    <w:lvl w:ilvl="2" w:tplc="97C29992">
      <w:numFmt w:val="bullet"/>
      <w:lvlText w:val="•"/>
      <w:lvlJc w:val="left"/>
      <w:pPr>
        <w:ind w:left="2197" w:hanging="167"/>
      </w:pPr>
      <w:rPr>
        <w:rFonts w:hint="default"/>
        <w:lang w:val="en-US" w:eastAsia="en-US" w:bidi="ar-SA"/>
      </w:rPr>
    </w:lvl>
    <w:lvl w:ilvl="3" w:tplc="E6165B0C">
      <w:numFmt w:val="bullet"/>
      <w:lvlText w:val="•"/>
      <w:lvlJc w:val="left"/>
      <w:pPr>
        <w:ind w:left="2506" w:hanging="167"/>
      </w:pPr>
      <w:rPr>
        <w:rFonts w:hint="default"/>
        <w:lang w:val="en-US" w:eastAsia="en-US" w:bidi="ar-SA"/>
      </w:rPr>
    </w:lvl>
    <w:lvl w:ilvl="4" w:tplc="48A8A1F8">
      <w:numFmt w:val="bullet"/>
      <w:lvlText w:val="•"/>
      <w:lvlJc w:val="left"/>
      <w:pPr>
        <w:ind w:left="2815" w:hanging="167"/>
      </w:pPr>
      <w:rPr>
        <w:rFonts w:hint="default"/>
        <w:lang w:val="en-US" w:eastAsia="en-US" w:bidi="ar-SA"/>
      </w:rPr>
    </w:lvl>
    <w:lvl w:ilvl="5" w:tplc="257A17E4">
      <w:numFmt w:val="bullet"/>
      <w:lvlText w:val="•"/>
      <w:lvlJc w:val="left"/>
      <w:pPr>
        <w:ind w:left="3124" w:hanging="167"/>
      </w:pPr>
      <w:rPr>
        <w:rFonts w:hint="default"/>
        <w:lang w:val="en-US" w:eastAsia="en-US" w:bidi="ar-SA"/>
      </w:rPr>
    </w:lvl>
    <w:lvl w:ilvl="6" w:tplc="E5A4659A">
      <w:numFmt w:val="bullet"/>
      <w:lvlText w:val="•"/>
      <w:lvlJc w:val="left"/>
      <w:pPr>
        <w:ind w:left="3433" w:hanging="167"/>
      </w:pPr>
      <w:rPr>
        <w:rFonts w:hint="default"/>
        <w:lang w:val="en-US" w:eastAsia="en-US" w:bidi="ar-SA"/>
      </w:rPr>
    </w:lvl>
    <w:lvl w:ilvl="7" w:tplc="2A80DC38">
      <w:numFmt w:val="bullet"/>
      <w:lvlText w:val="•"/>
      <w:lvlJc w:val="left"/>
      <w:pPr>
        <w:ind w:left="3742" w:hanging="167"/>
      </w:pPr>
      <w:rPr>
        <w:rFonts w:hint="default"/>
        <w:lang w:val="en-US" w:eastAsia="en-US" w:bidi="ar-SA"/>
      </w:rPr>
    </w:lvl>
    <w:lvl w:ilvl="8" w:tplc="09B6FCFA">
      <w:numFmt w:val="bullet"/>
      <w:lvlText w:val="•"/>
      <w:lvlJc w:val="left"/>
      <w:pPr>
        <w:ind w:left="4051" w:hanging="167"/>
      </w:pPr>
      <w:rPr>
        <w:rFonts w:hint="default"/>
        <w:lang w:val="en-US" w:eastAsia="en-US" w:bidi="ar-SA"/>
      </w:rPr>
    </w:lvl>
  </w:abstractNum>
  <w:abstractNum w:abstractNumId="6" w15:restartNumberingAfterBreak="0">
    <w:nsid w:val="2035558F"/>
    <w:multiLevelType w:val="hybridMultilevel"/>
    <w:tmpl w:val="3636021E"/>
    <w:lvl w:ilvl="0" w:tplc="B1E08BC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0073E4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9508FFD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9F285490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A5927672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7A463CA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79A410F6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2EF6EE6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B706F454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0866473"/>
    <w:multiLevelType w:val="hybridMultilevel"/>
    <w:tmpl w:val="A476B542"/>
    <w:lvl w:ilvl="0" w:tplc="1F7EA33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D2EE982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BC3E065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63A4FD48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550AE218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62862BA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BD0101A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2E827C64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656AEC50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4572FED"/>
    <w:multiLevelType w:val="hybridMultilevel"/>
    <w:tmpl w:val="AC68992E"/>
    <w:lvl w:ilvl="0" w:tplc="FA6475C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E6711E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A1E391A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200AA688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 w:tplc="2256A35C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6AEEA322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plc="B9E63F3A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 w:tplc="243A062E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8780B4A8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6A346CA"/>
    <w:multiLevelType w:val="hybridMultilevel"/>
    <w:tmpl w:val="EA8A4E12"/>
    <w:lvl w:ilvl="0" w:tplc="72EC52D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BEEBE9E">
      <w:start w:val="1"/>
      <w:numFmt w:val="decimal"/>
      <w:lvlText w:val="%2."/>
      <w:lvlJc w:val="left"/>
      <w:pPr>
        <w:ind w:left="10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A660F62">
      <w:numFmt w:val="bullet"/>
      <w:lvlText w:val="•"/>
      <w:lvlJc w:val="left"/>
      <w:pPr>
        <w:ind w:left="2040" w:hanging="240"/>
      </w:pPr>
      <w:rPr>
        <w:rFonts w:hint="default"/>
        <w:lang w:val="en-US" w:eastAsia="en-US" w:bidi="ar-SA"/>
      </w:rPr>
    </w:lvl>
    <w:lvl w:ilvl="3" w:tplc="7FD241EA">
      <w:numFmt w:val="bullet"/>
      <w:lvlText w:val="•"/>
      <w:lvlJc w:val="left"/>
      <w:pPr>
        <w:ind w:left="3000" w:hanging="240"/>
      </w:pPr>
      <w:rPr>
        <w:rFonts w:hint="default"/>
        <w:lang w:val="en-US" w:eastAsia="en-US" w:bidi="ar-SA"/>
      </w:rPr>
    </w:lvl>
    <w:lvl w:ilvl="4" w:tplc="F90CEB02">
      <w:numFmt w:val="bullet"/>
      <w:lvlText w:val="•"/>
      <w:lvlJc w:val="left"/>
      <w:pPr>
        <w:ind w:left="3960" w:hanging="240"/>
      </w:pPr>
      <w:rPr>
        <w:rFonts w:hint="default"/>
        <w:lang w:val="en-US" w:eastAsia="en-US" w:bidi="ar-SA"/>
      </w:rPr>
    </w:lvl>
    <w:lvl w:ilvl="5" w:tplc="491875EE">
      <w:numFmt w:val="bullet"/>
      <w:lvlText w:val="•"/>
      <w:lvlJc w:val="left"/>
      <w:pPr>
        <w:ind w:left="4920" w:hanging="240"/>
      </w:pPr>
      <w:rPr>
        <w:rFonts w:hint="default"/>
        <w:lang w:val="en-US" w:eastAsia="en-US" w:bidi="ar-SA"/>
      </w:rPr>
    </w:lvl>
    <w:lvl w:ilvl="6" w:tplc="B8FE674A">
      <w:numFmt w:val="bullet"/>
      <w:lvlText w:val="•"/>
      <w:lvlJc w:val="left"/>
      <w:pPr>
        <w:ind w:left="5880" w:hanging="240"/>
      </w:pPr>
      <w:rPr>
        <w:rFonts w:hint="default"/>
        <w:lang w:val="en-US" w:eastAsia="en-US" w:bidi="ar-SA"/>
      </w:rPr>
    </w:lvl>
    <w:lvl w:ilvl="7" w:tplc="0378919C">
      <w:numFmt w:val="bullet"/>
      <w:lvlText w:val="•"/>
      <w:lvlJc w:val="left"/>
      <w:pPr>
        <w:ind w:left="6840" w:hanging="240"/>
      </w:pPr>
      <w:rPr>
        <w:rFonts w:hint="default"/>
        <w:lang w:val="en-US" w:eastAsia="en-US" w:bidi="ar-SA"/>
      </w:rPr>
    </w:lvl>
    <w:lvl w:ilvl="8" w:tplc="7FAC7038">
      <w:numFmt w:val="bullet"/>
      <w:lvlText w:val="•"/>
      <w:lvlJc w:val="left"/>
      <w:pPr>
        <w:ind w:left="7800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3A355081"/>
    <w:multiLevelType w:val="hybridMultilevel"/>
    <w:tmpl w:val="6F00AD3E"/>
    <w:lvl w:ilvl="0" w:tplc="B0CE573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92E911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7524410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406CD82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88941404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63A4F9C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524EE144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8004A17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D2FA55B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A586FBC"/>
    <w:multiLevelType w:val="hybridMultilevel"/>
    <w:tmpl w:val="8DAC7826"/>
    <w:lvl w:ilvl="0" w:tplc="C3705192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00FFF4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DFA08A54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4D6A2D24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089CC192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77D6B8E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A2C211E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D6087F8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AD8C459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CF4179E"/>
    <w:multiLevelType w:val="hybridMultilevel"/>
    <w:tmpl w:val="92241724"/>
    <w:lvl w:ilvl="0" w:tplc="0876185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7B06CE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6DDC22D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15666CE2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B81EE53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BE3693F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2DF0D066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6F881CA0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6E0AE19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DD37883"/>
    <w:multiLevelType w:val="hybridMultilevel"/>
    <w:tmpl w:val="C89CB714"/>
    <w:lvl w:ilvl="0" w:tplc="1FD69948">
      <w:numFmt w:val="bullet"/>
      <w:lvlText w:val="-"/>
      <w:lvlJc w:val="left"/>
      <w:pPr>
        <w:ind w:left="150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4" w15:restartNumberingAfterBreak="0">
    <w:nsid w:val="443443FE"/>
    <w:multiLevelType w:val="hybridMultilevel"/>
    <w:tmpl w:val="46045E5E"/>
    <w:lvl w:ilvl="0" w:tplc="CFFA6244">
      <w:start w:val="1"/>
      <w:numFmt w:val="decimal"/>
      <w:lvlText w:val="%1."/>
      <w:lvlJc w:val="left"/>
      <w:pPr>
        <w:ind w:left="1020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A24488">
      <w:numFmt w:val="bullet"/>
      <w:lvlText w:val="•"/>
      <w:lvlJc w:val="left"/>
      <w:pPr>
        <w:ind w:left="1890" w:hanging="240"/>
      </w:pPr>
      <w:rPr>
        <w:rFonts w:hint="default"/>
        <w:lang w:val="en-US" w:eastAsia="en-US" w:bidi="ar-SA"/>
      </w:rPr>
    </w:lvl>
    <w:lvl w:ilvl="2" w:tplc="ACBE9726">
      <w:numFmt w:val="bullet"/>
      <w:lvlText w:val="•"/>
      <w:lvlJc w:val="left"/>
      <w:pPr>
        <w:ind w:left="2760" w:hanging="240"/>
      </w:pPr>
      <w:rPr>
        <w:rFonts w:hint="default"/>
        <w:lang w:val="en-US" w:eastAsia="en-US" w:bidi="ar-SA"/>
      </w:rPr>
    </w:lvl>
    <w:lvl w:ilvl="3" w:tplc="31C48182">
      <w:numFmt w:val="bullet"/>
      <w:lvlText w:val="•"/>
      <w:lvlJc w:val="left"/>
      <w:pPr>
        <w:ind w:left="3630" w:hanging="240"/>
      </w:pPr>
      <w:rPr>
        <w:rFonts w:hint="default"/>
        <w:lang w:val="en-US" w:eastAsia="en-US" w:bidi="ar-SA"/>
      </w:rPr>
    </w:lvl>
    <w:lvl w:ilvl="4" w:tplc="CABAC4AC">
      <w:numFmt w:val="bullet"/>
      <w:lvlText w:val="•"/>
      <w:lvlJc w:val="left"/>
      <w:pPr>
        <w:ind w:left="4500" w:hanging="240"/>
      </w:pPr>
      <w:rPr>
        <w:rFonts w:hint="default"/>
        <w:lang w:val="en-US" w:eastAsia="en-US" w:bidi="ar-SA"/>
      </w:rPr>
    </w:lvl>
    <w:lvl w:ilvl="5" w:tplc="B3D46BA6">
      <w:numFmt w:val="bullet"/>
      <w:lvlText w:val="•"/>
      <w:lvlJc w:val="left"/>
      <w:pPr>
        <w:ind w:left="5370" w:hanging="240"/>
      </w:pPr>
      <w:rPr>
        <w:rFonts w:hint="default"/>
        <w:lang w:val="en-US" w:eastAsia="en-US" w:bidi="ar-SA"/>
      </w:rPr>
    </w:lvl>
    <w:lvl w:ilvl="6" w:tplc="1B447A30">
      <w:numFmt w:val="bullet"/>
      <w:lvlText w:val="•"/>
      <w:lvlJc w:val="left"/>
      <w:pPr>
        <w:ind w:left="6240" w:hanging="240"/>
      </w:pPr>
      <w:rPr>
        <w:rFonts w:hint="default"/>
        <w:lang w:val="en-US" w:eastAsia="en-US" w:bidi="ar-SA"/>
      </w:rPr>
    </w:lvl>
    <w:lvl w:ilvl="7" w:tplc="FEAC92CC">
      <w:numFmt w:val="bullet"/>
      <w:lvlText w:val="•"/>
      <w:lvlJc w:val="left"/>
      <w:pPr>
        <w:ind w:left="7110" w:hanging="240"/>
      </w:pPr>
      <w:rPr>
        <w:rFonts w:hint="default"/>
        <w:lang w:val="en-US" w:eastAsia="en-US" w:bidi="ar-SA"/>
      </w:rPr>
    </w:lvl>
    <w:lvl w:ilvl="8" w:tplc="30409014">
      <w:numFmt w:val="bullet"/>
      <w:lvlText w:val="•"/>
      <w:lvlJc w:val="left"/>
      <w:pPr>
        <w:ind w:left="7980" w:hanging="240"/>
      </w:pPr>
      <w:rPr>
        <w:rFonts w:hint="default"/>
        <w:lang w:val="en-US" w:eastAsia="en-US" w:bidi="ar-SA"/>
      </w:rPr>
    </w:lvl>
  </w:abstractNum>
  <w:abstractNum w:abstractNumId="15" w15:restartNumberingAfterBreak="0">
    <w:nsid w:val="4738737F"/>
    <w:multiLevelType w:val="hybridMultilevel"/>
    <w:tmpl w:val="4DBEFB58"/>
    <w:lvl w:ilvl="0" w:tplc="13F270D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98B42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E7A6584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70968E68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98E06076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E3A83D3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72A9E46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5888AFD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7DA6B11E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ECE7689"/>
    <w:multiLevelType w:val="hybridMultilevel"/>
    <w:tmpl w:val="54F24076"/>
    <w:lvl w:ilvl="0" w:tplc="77D81540">
      <w:start w:val="1"/>
      <w:numFmt w:val="lowerLetter"/>
      <w:lvlText w:val="%1."/>
      <w:lvlJc w:val="left"/>
      <w:pPr>
        <w:ind w:left="60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D267EA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770B39C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FBD6D644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79C62ED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2DD83F1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5C72DEE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A920C29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5FF4687C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0F05DE2"/>
    <w:multiLevelType w:val="hybridMultilevel"/>
    <w:tmpl w:val="FF060C5C"/>
    <w:lvl w:ilvl="0" w:tplc="7D9EB05A">
      <w:start w:val="1"/>
      <w:numFmt w:val="lowerLetter"/>
      <w:lvlText w:val="%1."/>
      <w:lvlJc w:val="left"/>
      <w:pPr>
        <w:ind w:left="1826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F2F9DC">
      <w:numFmt w:val="bullet"/>
      <w:lvlText w:val="•"/>
      <w:lvlJc w:val="left"/>
      <w:pPr>
        <w:ind w:left="2372" w:hanging="240"/>
      </w:pPr>
      <w:rPr>
        <w:rFonts w:hint="default"/>
        <w:lang w:val="en-US" w:eastAsia="en-US" w:bidi="ar-SA"/>
      </w:rPr>
    </w:lvl>
    <w:lvl w:ilvl="2" w:tplc="144AB81E">
      <w:numFmt w:val="bullet"/>
      <w:lvlText w:val="•"/>
      <w:lvlJc w:val="left"/>
      <w:pPr>
        <w:ind w:left="2924" w:hanging="240"/>
      </w:pPr>
      <w:rPr>
        <w:rFonts w:hint="default"/>
        <w:lang w:val="en-US" w:eastAsia="en-US" w:bidi="ar-SA"/>
      </w:rPr>
    </w:lvl>
    <w:lvl w:ilvl="3" w:tplc="C6BEDAC0">
      <w:numFmt w:val="bullet"/>
      <w:lvlText w:val="•"/>
      <w:lvlJc w:val="left"/>
      <w:pPr>
        <w:ind w:left="3477" w:hanging="240"/>
      </w:pPr>
      <w:rPr>
        <w:rFonts w:hint="default"/>
        <w:lang w:val="en-US" w:eastAsia="en-US" w:bidi="ar-SA"/>
      </w:rPr>
    </w:lvl>
    <w:lvl w:ilvl="4" w:tplc="7C1CBD40">
      <w:numFmt w:val="bullet"/>
      <w:lvlText w:val="•"/>
      <w:lvlJc w:val="left"/>
      <w:pPr>
        <w:ind w:left="4029" w:hanging="240"/>
      </w:pPr>
      <w:rPr>
        <w:rFonts w:hint="default"/>
        <w:lang w:val="en-US" w:eastAsia="en-US" w:bidi="ar-SA"/>
      </w:rPr>
    </w:lvl>
    <w:lvl w:ilvl="5" w:tplc="C6FA233C">
      <w:numFmt w:val="bullet"/>
      <w:lvlText w:val="•"/>
      <w:lvlJc w:val="left"/>
      <w:pPr>
        <w:ind w:left="4581" w:hanging="240"/>
      </w:pPr>
      <w:rPr>
        <w:rFonts w:hint="default"/>
        <w:lang w:val="en-US" w:eastAsia="en-US" w:bidi="ar-SA"/>
      </w:rPr>
    </w:lvl>
    <w:lvl w:ilvl="6" w:tplc="09905CA4">
      <w:numFmt w:val="bullet"/>
      <w:lvlText w:val="•"/>
      <w:lvlJc w:val="left"/>
      <w:pPr>
        <w:ind w:left="5134" w:hanging="240"/>
      </w:pPr>
      <w:rPr>
        <w:rFonts w:hint="default"/>
        <w:lang w:val="en-US" w:eastAsia="en-US" w:bidi="ar-SA"/>
      </w:rPr>
    </w:lvl>
    <w:lvl w:ilvl="7" w:tplc="93301EC0">
      <w:numFmt w:val="bullet"/>
      <w:lvlText w:val="•"/>
      <w:lvlJc w:val="left"/>
      <w:pPr>
        <w:ind w:left="5686" w:hanging="240"/>
      </w:pPr>
      <w:rPr>
        <w:rFonts w:hint="default"/>
        <w:lang w:val="en-US" w:eastAsia="en-US" w:bidi="ar-SA"/>
      </w:rPr>
    </w:lvl>
    <w:lvl w:ilvl="8" w:tplc="2E3891BA">
      <w:numFmt w:val="bullet"/>
      <w:lvlText w:val="•"/>
      <w:lvlJc w:val="left"/>
      <w:pPr>
        <w:ind w:left="6238" w:hanging="240"/>
      </w:pPr>
      <w:rPr>
        <w:rFonts w:hint="default"/>
        <w:lang w:val="en-US" w:eastAsia="en-US" w:bidi="ar-SA"/>
      </w:rPr>
    </w:lvl>
  </w:abstractNum>
  <w:abstractNum w:abstractNumId="18" w15:restartNumberingAfterBreak="0">
    <w:nsid w:val="5CC132EF"/>
    <w:multiLevelType w:val="hybridMultilevel"/>
    <w:tmpl w:val="8AA666C8"/>
    <w:lvl w:ilvl="0" w:tplc="6560922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C87462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64F8E30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94D081FE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92C042D2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D4A8C32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52D885DA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77DEDB9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E466BF54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FE512BC"/>
    <w:multiLevelType w:val="hybridMultilevel"/>
    <w:tmpl w:val="37F2B03E"/>
    <w:lvl w:ilvl="0" w:tplc="678CFB5A">
      <w:numFmt w:val="bullet"/>
      <w:lvlText w:val="-"/>
      <w:lvlJc w:val="left"/>
      <w:pPr>
        <w:ind w:left="1499" w:hanging="360"/>
      </w:pPr>
      <w:rPr>
        <w:rFonts w:ascii="Times New Roman" w:eastAsia="Times New Roman" w:hAnsi="Times New Roman" w:cs="Times New Roman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20" w15:restartNumberingAfterBreak="0">
    <w:nsid w:val="5FF63769"/>
    <w:multiLevelType w:val="hybridMultilevel"/>
    <w:tmpl w:val="D326ECDE"/>
    <w:lvl w:ilvl="0" w:tplc="AD0C5A80">
      <w:start w:val="1"/>
      <w:numFmt w:val="lowerLetter"/>
      <w:lvlText w:val="(%1)"/>
      <w:lvlJc w:val="left"/>
      <w:pPr>
        <w:ind w:left="360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509C8C">
      <w:numFmt w:val="bullet"/>
      <w:lvlText w:val="•"/>
      <w:lvlJc w:val="left"/>
      <w:pPr>
        <w:ind w:left="1296" w:hanging="339"/>
      </w:pPr>
      <w:rPr>
        <w:rFonts w:hint="default"/>
        <w:lang w:val="en-US" w:eastAsia="en-US" w:bidi="ar-SA"/>
      </w:rPr>
    </w:lvl>
    <w:lvl w:ilvl="2" w:tplc="51D82BA6">
      <w:numFmt w:val="bullet"/>
      <w:lvlText w:val="•"/>
      <w:lvlJc w:val="left"/>
      <w:pPr>
        <w:ind w:left="2232" w:hanging="339"/>
      </w:pPr>
      <w:rPr>
        <w:rFonts w:hint="default"/>
        <w:lang w:val="en-US" w:eastAsia="en-US" w:bidi="ar-SA"/>
      </w:rPr>
    </w:lvl>
    <w:lvl w:ilvl="3" w:tplc="D608809E">
      <w:numFmt w:val="bullet"/>
      <w:lvlText w:val="•"/>
      <w:lvlJc w:val="left"/>
      <w:pPr>
        <w:ind w:left="3168" w:hanging="339"/>
      </w:pPr>
      <w:rPr>
        <w:rFonts w:hint="default"/>
        <w:lang w:val="en-US" w:eastAsia="en-US" w:bidi="ar-SA"/>
      </w:rPr>
    </w:lvl>
    <w:lvl w:ilvl="4" w:tplc="AD923F34">
      <w:numFmt w:val="bullet"/>
      <w:lvlText w:val="•"/>
      <w:lvlJc w:val="left"/>
      <w:pPr>
        <w:ind w:left="4104" w:hanging="339"/>
      </w:pPr>
      <w:rPr>
        <w:rFonts w:hint="default"/>
        <w:lang w:val="en-US" w:eastAsia="en-US" w:bidi="ar-SA"/>
      </w:rPr>
    </w:lvl>
    <w:lvl w:ilvl="5" w:tplc="046CE794">
      <w:numFmt w:val="bullet"/>
      <w:lvlText w:val="•"/>
      <w:lvlJc w:val="left"/>
      <w:pPr>
        <w:ind w:left="5040" w:hanging="339"/>
      </w:pPr>
      <w:rPr>
        <w:rFonts w:hint="default"/>
        <w:lang w:val="en-US" w:eastAsia="en-US" w:bidi="ar-SA"/>
      </w:rPr>
    </w:lvl>
    <w:lvl w:ilvl="6" w:tplc="A9D6090E">
      <w:numFmt w:val="bullet"/>
      <w:lvlText w:val="•"/>
      <w:lvlJc w:val="left"/>
      <w:pPr>
        <w:ind w:left="5976" w:hanging="339"/>
      </w:pPr>
      <w:rPr>
        <w:rFonts w:hint="default"/>
        <w:lang w:val="en-US" w:eastAsia="en-US" w:bidi="ar-SA"/>
      </w:rPr>
    </w:lvl>
    <w:lvl w:ilvl="7" w:tplc="B204EE16">
      <w:numFmt w:val="bullet"/>
      <w:lvlText w:val="•"/>
      <w:lvlJc w:val="left"/>
      <w:pPr>
        <w:ind w:left="6912" w:hanging="339"/>
      </w:pPr>
      <w:rPr>
        <w:rFonts w:hint="default"/>
        <w:lang w:val="en-US" w:eastAsia="en-US" w:bidi="ar-SA"/>
      </w:rPr>
    </w:lvl>
    <w:lvl w:ilvl="8" w:tplc="593CC102">
      <w:numFmt w:val="bullet"/>
      <w:lvlText w:val="•"/>
      <w:lvlJc w:val="left"/>
      <w:pPr>
        <w:ind w:left="7848" w:hanging="339"/>
      </w:pPr>
      <w:rPr>
        <w:rFonts w:hint="default"/>
        <w:lang w:val="en-US" w:eastAsia="en-US" w:bidi="ar-SA"/>
      </w:rPr>
    </w:lvl>
  </w:abstractNum>
  <w:abstractNum w:abstractNumId="21" w15:restartNumberingAfterBreak="0">
    <w:nsid w:val="634526ED"/>
    <w:multiLevelType w:val="hybridMultilevel"/>
    <w:tmpl w:val="4C52373E"/>
    <w:lvl w:ilvl="0" w:tplc="5E82FB1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BF72127"/>
    <w:multiLevelType w:val="hybridMultilevel"/>
    <w:tmpl w:val="00B228A4"/>
    <w:lvl w:ilvl="0" w:tplc="BA946ACE">
      <w:numFmt w:val="bullet"/>
      <w:lvlText w:val="-"/>
      <w:lvlJc w:val="left"/>
      <w:pPr>
        <w:ind w:left="150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3" w15:restartNumberingAfterBreak="0">
    <w:nsid w:val="77DD206B"/>
    <w:multiLevelType w:val="hybridMultilevel"/>
    <w:tmpl w:val="9FBA0FCE"/>
    <w:lvl w:ilvl="0" w:tplc="D506D5D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7EF8B6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E800E5E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2ACC5C1E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5ED0A562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22FC76F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2A161710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2A3833C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D55A86E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A270593"/>
    <w:multiLevelType w:val="hybridMultilevel"/>
    <w:tmpl w:val="26E2F75A"/>
    <w:lvl w:ilvl="0" w:tplc="0444079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80684A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540CDA10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28DCC97A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C0E4A74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F7C25EF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AB568ADA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60286DCC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CEA8852C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DEF0C43"/>
    <w:multiLevelType w:val="hybridMultilevel"/>
    <w:tmpl w:val="3FC619B0"/>
    <w:lvl w:ilvl="0" w:tplc="B3B4A27A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58018E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FFC396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C900A1CA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4962B278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2D8A95B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DC0776A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8D629300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FDDA5BAE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E834668"/>
    <w:multiLevelType w:val="hybridMultilevel"/>
    <w:tmpl w:val="9A16BE4C"/>
    <w:lvl w:ilvl="0" w:tplc="E6340D7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BE536C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810621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7E02A50A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DE529DE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D2FEE30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8860014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6DF0002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FB6621B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>
    <w:abstractNumId w:val="15"/>
  </w:num>
  <w:num w:numId="2">
    <w:abstractNumId w:val="6"/>
  </w:num>
  <w:num w:numId="3">
    <w:abstractNumId w:val="23"/>
  </w:num>
  <w:num w:numId="4">
    <w:abstractNumId w:val="18"/>
  </w:num>
  <w:num w:numId="5">
    <w:abstractNumId w:val="16"/>
  </w:num>
  <w:num w:numId="6">
    <w:abstractNumId w:val="20"/>
  </w:num>
  <w:num w:numId="7">
    <w:abstractNumId w:val="25"/>
  </w:num>
  <w:num w:numId="8">
    <w:abstractNumId w:val="10"/>
  </w:num>
  <w:num w:numId="9">
    <w:abstractNumId w:val="26"/>
  </w:num>
  <w:num w:numId="10">
    <w:abstractNumId w:val="17"/>
  </w:num>
  <w:num w:numId="11">
    <w:abstractNumId w:val="1"/>
  </w:num>
  <w:num w:numId="12">
    <w:abstractNumId w:val="8"/>
  </w:num>
  <w:num w:numId="13">
    <w:abstractNumId w:val="4"/>
  </w:num>
  <w:num w:numId="14">
    <w:abstractNumId w:val="2"/>
  </w:num>
  <w:num w:numId="15">
    <w:abstractNumId w:val="9"/>
  </w:num>
  <w:num w:numId="16">
    <w:abstractNumId w:val="14"/>
  </w:num>
  <w:num w:numId="17">
    <w:abstractNumId w:val="24"/>
  </w:num>
  <w:num w:numId="18">
    <w:abstractNumId w:val="12"/>
  </w:num>
  <w:num w:numId="19">
    <w:abstractNumId w:val="3"/>
  </w:num>
  <w:num w:numId="20">
    <w:abstractNumId w:val="7"/>
  </w:num>
  <w:num w:numId="21">
    <w:abstractNumId w:val="11"/>
  </w:num>
  <w:num w:numId="22">
    <w:abstractNumId w:val="19"/>
  </w:num>
  <w:num w:numId="23">
    <w:abstractNumId w:val="22"/>
  </w:num>
  <w:num w:numId="24">
    <w:abstractNumId w:val="13"/>
  </w:num>
  <w:num w:numId="25">
    <w:abstractNumId w:val="0"/>
  </w:num>
  <w:num w:numId="26">
    <w:abstractNumId w:val="21"/>
  </w:num>
  <w:num w:numId="27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urshida">
    <w15:presenceInfo w15:providerId="Windows Live" w15:userId="29fd2ecc90a4cf1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trackRevision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9704D"/>
    <w:rsid w:val="000D15D9"/>
    <w:rsid w:val="00112A9F"/>
    <w:rsid w:val="00140355"/>
    <w:rsid w:val="00151099"/>
    <w:rsid w:val="001B10E6"/>
    <w:rsid w:val="002008D8"/>
    <w:rsid w:val="002F2D09"/>
    <w:rsid w:val="002F6E91"/>
    <w:rsid w:val="00341374"/>
    <w:rsid w:val="003538B8"/>
    <w:rsid w:val="00363613"/>
    <w:rsid w:val="003675B1"/>
    <w:rsid w:val="00367F48"/>
    <w:rsid w:val="003B3C88"/>
    <w:rsid w:val="003E6D93"/>
    <w:rsid w:val="00462B22"/>
    <w:rsid w:val="00627F2E"/>
    <w:rsid w:val="006B445F"/>
    <w:rsid w:val="006E7E43"/>
    <w:rsid w:val="00801B71"/>
    <w:rsid w:val="00876C09"/>
    <w:rsid w:val="009B139E"/>
    <w:rsid w:val="009C346B"/>
    <w:rsid w:val="00A76F30"/>
    <w:rsid w:val="00AD07D9"/>
    <w:rsid w:val="00AE436A"/>
    <w:rsid w:val="00B049CE"/>
    <w:rsid w:val="00B163D3"/>
    <w:rsid w:val="00B34B55"/>
    <w:rsid w:val="00C77E26"/>
    <w:rsid w:val="00C9409C"/>
    <w:rsid w:val="00C94DD3"/>
    <w:rsid w:val="00CB2C08"/>
    <w:rsid w:val="00CC258A"/>
    <w:rsid w:val="00CF65F1"/>
    <w:rsid w:val="00D233BB"/>
    <w:rsid w:val="00D60A18"/>
    <w:rsid w:val="00D9704D"/>
    <w:rsid w:val="00EB00BE"/>
    <w:rsid w:val="00EC3097"/>
    <w:rsid w:val="00F0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E17E2"/>
  <w15:docId w15:val="{B0CD4A4F-BE38-490E-BB3F-1935F427D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C258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spacing w:before="60"/>
      <w:ind w:left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CF65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61"/>
      <w:ind w:left="107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67F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7F4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67F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7F48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B049CE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B049CE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5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D0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D09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1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1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8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9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4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4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3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3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EABA7-B78F-4D49-9C83-D324F5DC2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35</Pages>
  <Words>1759</Words>
  <Characters>10029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Suruthi T</dc:creator>
  <cp:lastModifiedBy>Murshida</cp:lastModifiedBy>
  <cp:revision>4</cp:revision>
  <dcterms:created xsi:type="dcterms:W3CDTF">2026-10-27T21:36:00Z</dcterms:created>
  <dcterms:modified xsi:type="dcterms:W3CDTF">2026-10-28T07:18:00Z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2025-11-11T00:00:00Z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2026-10-07T00:00:00Z</vt:filetime>
  </property>
  <property fmtid="{D5CDD505-2E9C-101B-9397-08002B2CF9AE}" pid="6" name="Producer">
    <vt:lpwstr>Microsoft® Word for Microsoft 365</vt:lpwstr>
  </property>
</Properties>
</file>